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rFonts w:ascii="Open Sans" w:cs="Open Sans" w:eastAsia="Open Sans" w:hAnsi="Open Sans"/>
          <w:sz w:val="18"/>
          <w:szCs w:val="18"/>
        </w:rPr>
      </w:pPr>
      <w:r w:rsidDel="00000000" w:rsidR="00000000" w:rsidRPr="00000000">
        <w:rPr>
          <w:rFonts w:ascii="Open Sans" w:cs="Open Sans" w:eastAsia="Open Sans" w:hAnsi="Open Sans"/>
          <w:b w:val="1"/>
          <w:bCs w:val="1"/>
          <w:color w:val="2f5496"/>
          <w:sz w:val="36"/>
          <w:szCs w:val="36"/>
          <w:rtl w:val="0"/>
        </w:rPr>
        <w:t xml:space="preserve">Project Scope Definition Document</w:t>
      </w:r>
      <w:r w:rsidDel="00000000" w:rsidR="00000000" w:rsidRPr="00000000">
        <w:rPr>
          <w:rtl w:val="0"/>
        </w:rPr>
      </w:r>
    </w:p>
    <w:p w:rsidR="00000000" w:rsidDel="00000000" w:rsidP="00000000" w:rsidRDefault="00000000" w:rsidRPr="00000000" w14:paraId="00000002">
      <w:pPr>
        <w:spacing w:after="400" w:lineRule="auto"/>
        <w:jc w:val="center"/>
        <w:rPr>
          <w:rFonts w:ascii="Open Sans" w:cs="Open Sans" w:eastAsia="Open Sans" w:hAnsi="Open Sans"/>
          <w:sz w:val="18"/>
          <w:szCs w:val="18"/>
        </w:rPr>
      </w:pPr>
      <w:r w:rsidDel="00000000" w:rsidR="00000000" w:rsidRPr="00000000">
        <w:rPr>
          <w:rFonts w:ascii="Open Sans" w:cs="Open Sans" w:eastAsia="Open Sans" w:hAnsi="Open Sans"/>
          <w:i w:val="1"/>
          <w:iCs w:val="1"/>
          <w:color w:val="666666"/>
          <w:sz w:val="21"/>
          <w:szCs w:val="21"/>
          <w:rtl w:val="0"/>
        </w:rPr>
        <w:t xml:space="preserve">Master Data Catalogues for Crop, Seed Variety, Livestock, Inputs and Location Reference Data</w:t>
      </w:r>
      <w:r w:rsidDel="00000000" w:rsidR="00000000" w:rsidRPr="00000000">
        <w:rPr>
          <w:rtl w:val="0"/>
        </w:rPr>
      </w:r>
    </w:p>
    <w:p w:rsidR="00000000" w:rsidDel="00000000" w:rsidP="00000000" w:rsidRDefault="00000000" w:rsidRPr="00000000" w14:paraId="00000003">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1. Project Overview</w:t>
      </w: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1"/>
        <w:gridCol w:w="7379"/>
        <w:tblGridChange w:id="0">
          <w:tblGrid>
            <w:gridCol w:w="2691"/>
            <w:gridCol w:w="737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04">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05">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color w:val="ffffff"/>
                <w:sz w:val="18"/>
                <w:szCs w:val="18"/>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6">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Project Name</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7">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OpenAgriNet Ethiopia Master Data Management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8">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Project Sponsor</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9">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Gates Foundation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A">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Project Manager</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B">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Blen Gulelat,Protean eGov</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C">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Prepared By</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D">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Malcolm, Protean eGov</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E">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Date</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0F">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Aug 13, 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10">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Version</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11">
            <w:pPr>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Draft 1.0</w:t>
            </w:r>
          </w:p>
        </w:tc>
      </w:tr>
    </w:tbl>
    <w:p w:rsidR="00000000" w:rsidDel="00000000" w:rsidP="00000000" w:rsidRDefault="00000000" w:rsidRPr="00000000" w14:paraId="00000012">
      <w:pPr>
        <w:pStyle w:val="Heading2"/>
        <w:spacing w:after="100" w:before="200" w:lineRule="auto"/>
        <w:jc w:val="both"/>
        <w:rPr>
          <w:rFonts w:ascii="Open Sans" w:cs="Open Sans" w:eastAsia="Open Sans" w:hAnsi="Open Sans"/>
          <w:b w:val="1"/>
          <w:bCs w:val="1"/>
          <w:color w:val="2f5496"/>
          <w:sz w:val="21"/>
          <w:szCs w:val="21"/>
        </w:rPr>
      </w:pPr>
      <w:r w:rsidDel="00000000" w:rsidR="00000000" w:rsidRPr="00000000">
        <w:rPr>
          <w:rFonts w:ascii="Open Sans" w:cs="Open Sans" w:eastAsia="Open Sans" w:hAnsi="Open Sans"/>
          <w:b w:val="1"/>
          <w:bCs w:val="1"/>
          <w:color w:val="2f5496"/>
          <w:sz w:val="21"/>
          <w:szCs w:val="21"/>
          <w:rtl w:val="0"/>
        </w:rPr>
        <w:t xml:space="preserve">Approval</w:t>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610"/>
        <w:gridCol w:w="2085"/>
        <w:gridCol w:w="2190"/>
        <w:tblGridChange w:id="0">
          <w:tblGrid>
            <w:gridCol w:w="2835"/>
            <w:gridCol w:w="2610"/>
            <w:gridCol w:w="2085"/>
            <w:gridCol w:w="2190"/>
          </w:tblGrid>
        </w:tblGridChange>
      </w:tblGrid>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13">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Role</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14">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Name</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15">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Signature</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16">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Date</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7">
            <w:pPr>
              <w:pStyle w:val="Heading2"/>
              <w:jc w:val="both"/>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i w:val="1"/>
                <w:iCs w:val="1"/>
                <w:color w:val="000000"/>
                <w:sz w:val="18"/>
                <w:szCs w:val="18"/>
                <w:rtl w:val="0"/>
              </w:rPr>
              <w:t xml:space="preserve">ATI Director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8">
            <w:pPr>
              <w:pStyle w:val="Heading2"/>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Dr Girum Ketema</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9">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A">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B">
            <w:pPr>
              <w:pStyle w:val="Heading2"/>
              <w:jc w:val="both"/>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i w:val="1"/>
                <w:iCs w:val="1"/>
                <w:color w:val="000000"/>
                <w:sz w:val="18"/>
                <w:szCs w:val="18"/>
                <w:rtl w:val="0"/>
              </w:rPr>
              <w:t xml:space="preserve">COSS Program Lead</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C">
            <w:pPr>
              <w:pStyle w:val="Heading2"/>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Niharika Vasumitra</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D">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E">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1F">
            <w:pPr>
              <w:pStyle w:val="Heading2"/>
              <w:jc w:val="both"/>
              <w:rPr>
                <w:rFonts w:ascii="Open Sans" w:cs="Open Sans" w:eastAsia="Open Sans" w:hAnsi="Open Sans"/>
                <w:i w:val="1"/>
                <w:iCs w:val="1"/>
                <w:color w:val="000000"/>
                <w:sz w:val="18"/>
                <w:szCs w:val="18"/>
              </w:rPr>
            </w:pPr>
            <w:r w:rsidDel="00000000" w:rsidR="00000000" w:rsidRPr="00000000">
              <w:rPr>
                <w:rFonts w:ascii="Open Sans" w:cs="Open Sans" w:eastAsia="Open Sans" w:hAnsi="Open Sans"/>
                <w:i w:val="1"/>
                <w:iCs w:val="1"/>
                <w:color w:val="000000"/>
                <w:sz w:val="18"/>
                <w:szCs w:val="18"/>
                <w:rtl w:val="0"/>
              </w:rPr>
              <w:t xml:space="preserve">Protean Program Manager</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0">
            <w:pPr>
              <w:pStyle w:val="Heading2"/>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Blen Gulelat</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1">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2">
            <w:pPr>
              <w:pStyle w:val="Heading2"/>
              <w:jc w:val="both"/>
              <w:rPr>
                <w:rFonts w:ascii="Open Sans" w:cs="Open Sans" w:eastAsia="Open Sans" w:hAnsi="Open Sans"/>
                <w:b w:val="1"/>
                <w:bCs w:val="1"/>
                <w:color w:val="2f5496"/>
                <w:sz w:val="18"/>
                <w:szCs w:val="18"/>
              </w:rPr>
            </w:pPr>
            <w:r w:rsidDel="00000000" w:rsidR="00000000" w:rsidRPr="00000000">
              <w:rPr>
                <w:rFonts w:ascii="Open Sans" w:cs="Open Sans" w:eastAsia="Open Sans" w:hAnsi="Open Sans"/>
                <w:b w:val="1"/>
                <w:bCs w:val="1"/>
                <w:color w:val="2f5496"/>
                <w:sz w:val="18"/>
                <w:szCs w:val="18"/>
                <w:rtl w:val="0"/>
              </w:rPr>
              <w:t xml:space="preserve"> </w:t>
            </w:r>
          </w:p>
        </w:tc>
      </w:tr>
    </w:tbl>
    <w:p w:rsidR="00000000" w:rsidDel="00000000" w:rsidP="00000000" w:rsidRDefault="00000000" w:rsidRPr="00000000" w14:paraId="00000023">
      <w:pPr>
        <w:pStyle w:val="Heading2"/>
        <w:spacing w:after="100" w:before="200" w:lineRule="auto"/>
        <w:jc w:val="both"/>
        <w:rPr>
          <w:rFonts w:ascii="Open Sans" w:cs="Open Sans" w:eastAsia="Open Sans" w:hAnsi="Open Sans"/>
          <w:b w:val="1"/>
          <w:bCs w:val="1"/>
          <w:color w:val="2f5496"/>
          <w:sz w:val="21"/>
          <w:szCs w:val="21"/>
        </w:rPr>
      </w:pPr>
      <w:bookmarkStart w:colFirst="0" w:colLast="0" w:name="_heading=h.nvng3ubiqocn" w:id="0"/>
      <w:bookmarkEnd w:id="0"/>
      <w:r w:rsidDel="00000000" w:rsidR="00000000" w:rsidRPr="00000000">
        <w:rPr>
          <w:rFonts w:ascii="Open Sans" w:cs="Open Sans" w:eastAsia="Open Sans" w:hAnsi="Open Sans"/>
          <w:b w:val="1"/>
          <w:bCs w:val="1"/>
          <w:color w:val="2f5496"/>
          <w:sz w:val="21"/>
          <w:szCs w:val="21"/>
          <w:rtl w:val="0"/>
        </w:rPr>
        <w:t xml:space="preserve">Change Log</w:t>
      </w:r>
    </w:p>
    <w:tbl>
      <w:tblPr>
        <w:tblStyle w:val="Table3"/>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950"/>
        <w:gridCol w:w="3990"/>
        <w:gridCol w:w="2265"/>
        <w:tblGridChange w:id="0">
          <w:tblGrid>
            <w:gridCol w:w="1560"/>
            <w:gridCol w:w="1950"/>
            <w:gridCol w:w="3990"/>
            <w:gridCol w:w="2265"/>
          </w:tblGrid>
        </w:tblGridChange>
      </w:tblGrid>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24">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Version</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25">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Date</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26">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Description of Change</w:t>
            </w:r>
          </w:p>
        </w:tc>
        <w:tc>
          <w:tcPr>
            <w:tcBorders>
              <w:top w:color="bfbfbf" w:space="0" w:sz="6" w:val="single"/>
              <w:left w:color="000000" w:space="0" w:sz="0" w:val="nil"/>
              <w:bottom w:color="bfbfbf" w:space="0" w:sz="6" w:val="single"/>
              <w:right w:color="bfbfbf" w:space="0" w:sz="6" w:val="single"/>
            </w:tcBorders>
            <w:shd w:fill="2f5496" w:val="clear"/>
            <w:tcMar>
              <w:top w:w="80.0" w:type="dxa"/>
              <w:left w:w="100.0" w:type="dxa"/>
              <w:bottom w:w="80.0" w:type="dxa"/>
              <w:right w:w="100.0" w:type="dxa"/>
            </w:tcMar>
          </w:tcPr>
          <w:p w:rsidR="00000000" w:rsidDel="00000000" w:rsidP="00000000" w:rsidRDefault="00000000" w:rsidRPr="00000000" w14:paraId="00000027">
            <w:pPr>
              <w:pStyle w:val="Heading2"/>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Author</w:t>
            </w:r>
          </w:p>
        </w:tc>
      </w:tr>
      <w:tr>
        <w:trPr>
          <w:cantSplit w:val="0"/>
          <w:trHeight w:val="420" w:hRule="atLeast"/>
          <w:tblHeader w:val="0"/>
        </w:trPr>
        <w:tc>
          <w:tcPr>
            <w:tcBorders>
              <w:top w:color="000000" w:space="0" w:sz="0" w:val="nil"/>
              <w:left w:color="bfbfbf" w:space="0" w:sz="6" w:val="single"/>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8">
            <w:pPr>
              <w:pStyle w:val="Heading2"/>
              <w:jc w:val="both"/>
              <w:rPr>
                <w:rFonts w:ascii="Open Sans" w:cs="Open Sans" w:eastAsia="Open Sans" w:hAnsi="Open Sans"/>
                <w:b w:val="1"/>
                <w:bCs w:val="1"/>
                <w:i w:val="1"/>
                <w:iCs w:val="1"/>
                <w:color w:val="000000"/>
                <w:sz w:val="18"/>
                <w:szCs w:val="18"/>
              </w:rPr>
            </w:pPr>
            <w:r w:rsidDel="00000000" w:rsidR="00000000" w:rsidRPr="00000000">
              <w:rPr>
                <w:rFonts w:ascii="Open Sans" w:cs="Open Sans" w:eastAsia="Open Sans" w:hAnsi="Open Sans"/>
                <w:b w:val="1"/>
                <w:bCs w:val="1"/>
                <w:i w:val="1"/>
                <w:iCs w:val="1"/>
                <w:color w:val="000000"/>
                <w:sz w:val="18"/>
                <w:szCs w:val="18"/>
                <w:rtl w:val="0"/>
              </w:rPr>
              <w:t xml:space="preserve">1.0</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9">
            <w:pPr>
              <w:pStyle w:val="Heading2"/>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2 Sep 2026</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A">
            <w:pPr>
              <w:pStyle w:val="Heading2"/>
              <w:jc w:val="both"/>
              <w:rPr>
                <w:rFonts w:ascii="Open Sans" w:cs="Open Sans" w:eastAsia="Open Sans" w:hAnsi="Open Sans"/>
                <w:b w:val="1"/>
                <w:bCs w:val="1"/>
                <w:i w:val="1"/>
                <w:iCs w:val="1"/>
                <w:color w:val="000000"/>
                <w:sz w:val="18"/>
                <w:szCs w:val="18"/>
              </w:rPr>
            </w:pPr>
            <w:bookmarkStart w:colFirst="0" w:colLast="0" w:name="_heading=h.qj7tldtc0y0t" w:id="1"/>
            <w:bookmarkEnd w:id="1"/>
            <w:r w:rsidDel="00000000" w:rsidR="00000000" w:rsidRPr="00000000">
              <w:rPr>
                <w:rFonts w:ascii="Open Sans" w:cs="Open Sans" w:eastAsia="Open Sans" w:hAnsi="Open Sans"/>
                <w:b w:val="1"/>
                <w:bCs w:val="1"/>
                <w:i w:val="1"/>
                <w:iCs w:val="1"/>
                <w:color w:val="000000"/>
                <w:sz w:val="18"/>
                <w:szCs w:val="18"/>
                <w:rtl w:val="0"/>
              </w:rPr>
              <w:t xml:space="preserve">Version 1</w:t>
            </w:r>
          </w:p>
        </w:tc>
        <w:tc>
          <w:tcPr>
            <w:tcBorders>
              <w:top w:color="000000" w:space="0" w:sz="0" w:val="nil"/>
              <w:left w:color="000000" w:space="0" w:sz="0" w:val="nil"/>
              <w:bottom w:color="bfbfbf" w:space="0" w:sz="6" w:val="single"/>
              <w:right w:color="bfbfbf" w:space="0" w:sz="6" w:val="single"/>
            </w:tcBorders>
            <w:tcMar>
              <w:top w:w="80.0" w:type="dxa"/>
              <w:left w:w="100.0" w:type="dxa"/>
              <w:bottom w:w="80.0" w:type="dxa"/>
              <w:right w:w="100.0" w:type="dxa"/>
            </w:tcMar>
          </w:tcPr>
          <w:p w:rsidR="00000000" w:rsidDel="00000000" w:rsidP="00000000" w:rsidRDefault="00000000" w:rsidRPr="00000000" w14:paraId="0000002B">
            <w:pPr>
              <w:pStyle w:val="Heading2"/>
              <w:jc w:val="both"/>
              <w:rPr>
                <w:rFonts w:ascii="Open Sans" w:cs="Open Sans" w:eastAsia="Open Sans" w:hAnsi="Open Sans"/>
                <w:color w:val="000000"/>
                <w:sz w:val="18"/>
                <w:szCs w:val="18"/>
              </w:rPr>
            </w:pPr>
            <w:bookmarkStart w:colFirst="0" w:colLast="0" w:name="_heading=h.cxpvjjn18z1o" w:id="2"/>
            <w:bookmarkEnd w:id="2"/>
            <w:r w:rsidDel="00000000" w:rsidR="00000000" w:rsidRPr="00000000">
              <w:rPr>
                <w:rFonts w:ascii="Open Sans" w:cs="Open Sans" w:eastAsia="Open Sans" w:hAnsi="Open Sans"/>
                <w:color w:val="000000"/>
                <w:sz w:val="18"/>
                <w:szCs w:val="18"/>
                <w:rtl w:val="0"/>
              </w:rPr>
              <w:t xml:space="preserve">Malcolm M, Dinesh R</w:t>
            </w:r>
          </w:p>
        </w:tc>
      </w:tr>
    </w:tbl>
    <w:p w:rsidR="00000000" w:rsidDel="00000000" w:rsidP="00000000" w:rsidRDefault="00000000" w:rsidRPr="00000000" w14:paraId="0000002C">
      <w:pPr>
        <w:pStyle w:val="Heading2"/>
        <w:spacing w:after="100" w:before="200" w:lineRule="auto"/>
        <w:jc w:val="both"/>
        <w:rPr>
          <w:rFonts w:ascii="Open Sans" w:cs="Open Sans" w:eastAsia="Open Sans" w:hAnsi="Open Sans"/>
          <w:b w:val="1"/>
          <w:bCs w:val="1"/>
          <w:color w:val="2f5496"/>
          <w:sz w:val="21"/>
          <w:szCs w:val="21"/>
        </w:rPr>
      </w:pPr>
      <w:r w:rsidDel="00000000" w:rsidR="00000000" w:rsidRPr="00000000">
        <w:rPr>
          <w:rtl w:val="0"/>
        </w:rPr>
      </w:r>
    </w:p>
    <w:p w:rsidR="00000000" w:rsidDel="00000000" w:rsidP="00000000" w:rsidRDefault="00000000" w:rsidRPr="00000000" w14:paraId="0000002D">
      <w:pPr>
        <w:pStyle w:val="Heading2"/>
        <w:spacing w:after="100" w:before="200" w:lineRule="auto"/>
        <w:jc w:val="both"/>
        <w:rPr>
          <w:rFonts w:ascii="Open Sans" w:cs="Open Sans" w:eastAsia="Open Sans" w:hAnsi="Open Sans"/>
          <w:sz w:val="24"/>
          <w:szCs w:val="24"/>
        </w:rPr>
      </w:pPr>
      <w:sdt>
        <w:sdtPr>
          <w:id w:val="-1488255783"/>
          <w:tag w:val="goog_rdk_0"/>
        </w:sdtPr>
        <w:sdtContent>
          <w:commentRangeStart w:id="0"/>
        </w:sdtContent>
      </w:sdt>
      <w:r w:rsidDel="00000000" w:rsidR="00000000" w:rsidRPr="00000000">
        <w:rPr>
          <w:rFonts w:ascii="Open Sans" w:cs="Open Sans" w:eastAsia="Open Sans" w:hAnsi="Open Sans"/>
          <w:b w:val="1"/>
          <w:bCs w:val="1"/>
          <w:color w:val="2f5496"/>
          <w:sz w:val="21"/>
          <w:szCs w:val="21"/>
          <w:rtl w:val="0"/>
        </w:rPr>
        <w:t xml:space="preserve">Project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E">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The project establishes authoritative master data catalogues for OpenAgriNet Ethiopia covering crops, registered seed varieties, livestock species, Inputs and administrative locations. </w:t>
      </w:r>
    </w:p>
    <w:p w:rsidR="00000000" w:rsidDel="00000000" w:rsidP="00000000" w:rsidRDefault="00000000" w:rsidRPr="00000000" w14:paraId="0000002F">
      <w:pPr>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30">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It provides synchronized, stable, API-accessible reference data for internal platform modules, administrator workflows, public integrators, and look-up configuration.</w:t>
      </w:r>
    </w:p>
    <w:p w:rsidR="00000000" w:rsidDel="00000000" w:rsidP="00000000" w:rsidRDefault="00000000" w:rsidRPr="00000000" w14:paraId="00000031">
      <w:pPr>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32">
      <w:pPr>
        <w:pStyle w:val="Heading1"/>
        <w:pBdr>
          <w:bottom w:color="2f5496" w:space="4" w:sz="6" w:val="single"/>
        </w:pBdr>
        <w:spacing w:after="160" w:before="320" w:lineRule="auto"/>
        <w:jc w:val="both"/>
        <w:rPr>
          <w:rFonts w:ascii="Open Sans" w:cs="Open Sans" w:eastAsia="Open Sans" w:hAnsi="Open Sans"/>
          <w:b w:val="1"/>
          <w:bCs w:val="1"/>
          <w:color w:val="2f5496"/>
          <w:sz w:val="24"/>
          <w:szCs w:val="24"/>
        </w:rPr>
      </w:pPr>
      <w:r w:rsidDel="00000000" w:rsidR="00000000" w:rsidRPr="00000000">
        <w:rPr>
          <w:rtl w:val="0"/>
        </w:rPr>
      </w:r>
    </w:p>
    <w:p w:rsidR="00000000" w:rsidDel="00000000" w:rsidP="00000000" w:rsidRDefault="00000000" w:rsidRPr="00000000" w14:paraId="00000033">
      <w:pPr>
        <w:pStyle w:val="Heading1"/>
        <w:pBdr>
          <w:bottom w:color="2f5496" w:space="4" w:sz="6" w:val="single"/>
        </w:pBdr>
        <w:spacing w:after="160" w:before="320" w:lineRule="auto"/>
        <w:jc w:val="both"/>
        <w:rPr>
          <w:rFonts w:ascii="Open Sans" w:cs="Open Sans" w:eastAsia="Open Sans" w:hAnsi="Open Sans"/>
          <w:b w:val="1"/>
          <w:bCs w:val="1"/>
          <w:color w:val="2f5496"/>
          <w:sz w:val="24"/>
          <w:szCs w:val="24"/>
        </w:rPr>
      </w:pPr>
      <w:r w:rsidDel="00000000" w:rsidR="00000000" w:rsidRPr="00000000">
        <w:rPr>
          <w:rtl w:val="0"/>
        </w:rPr>
      </w:r>
    </w:p>
    <w:p w:rsidR="00000000" w:rsidDel="00000000" w:rsidP="00000000" w:rsidRDefault="00000000" w:rsidRPr="00000000" w14:paraId="00000034">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2. Business Case / Justification</w:t>
      </w:r>
      <w:r w:rsidDel="00000000" w:rsidR="00000000" w:rsidRPr="00000000">
        <w:rPr>
          <w:rtl w:val="0"/>
        </w:rPr>
      </w:r>
    </w:p>
    <w:p w:rsidR="00000000" w:rsidDel="00000000" w:rsidP="00000000" w:rsidRDefault="00000000" w:rsidRPr="00000000" w14:paraId="00000035">
      <w:pPr>
        <w:pStyle w:val="Heading1"/>
        <w:numPr>
          <w:ilvl w:val="0"/>
          <w:numId w:val="1"/>
        </w:numPr>
        <w:ind w:left="720" w:hanging="360"/>
        <w:jc w:val="both"/>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Problem or opportunity being addressed: Reference data for crops, seed varieties, livestock, Inputs and locations must be centralized to prevent duplication, inconsistent naming, and unstable identifiers across OpenAgriNet modules.</w:t>
      </w:r>
    </w:p>
    <w:p w:rsidR="00000000" w:rsidDel="00000000" w:rsidP="00000000" w:rsidRDefault="00000000" w:rsidRPr="00000000" w14:paraId="00000036">
      <w:pPr>
        <w:pStyle w:val="Heading1"/>
        <w:numPr>
          <w:ilvl w:val="0"/>
          <w:numId w:val="1"/>
        </w:numPr>
        <w:ind w:left="720" w:hanging="360"/>
        <w:jc w:val="both"/>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Expected business value / benefit: Authoritative catalogues improve data quality, enable reliable joins across registries and reporting, support public integration, and reduce repeated upstream integration work.</w:t>
      </w:r>
    </w:p>
    <w:p w:rsidR="00000000" w:rsidDel="00000000" w:rsidP="00000000" w:rsidRDefault="00000000" w:rsidRPr="00000000" w14:paraId="00000037">
      <w:pPr>
        <w:pStyle w:val="Heading1"/>
        <w:numPr>
          <w:ilvl w:val="0"/>
          <w:numId w:val="1"/>
        </w:numPr>
        <w:ind w:left="720" w:hanging="360"/>
        <w:jc w:val="both"/>
        <w:rPr>
          <w:rFonts w:ascii="Open Sans" w:cs="Open Sans" w:eastAsia="Open Sans" w:hAnsi="Open Sans"/>
          <w:color w:val="000000"/>
          <w:sz w:val="21"/>
          <w:szCs w:val="21"/>
        </w:rPr>
      </w:pPr>
      <w:r w:rsidDel="00000000" w:rsidR="00000000" w:rsidRPr="00000000">
        <w:rPr>
          <w:rFonts w:ascii="Open Sans" w:cs="Open Sans" w:eastAsia="Open Sans" w:hAnsi="Open Sans"/>
          <w:color w:val="000000"/>
          <w:sz w:val="21"/>
          <w:szCs w:val="21"/>
          <w:rtl w:val="0"/>
        </w:rPr>
        <w:t xml:space="preserve">Link to strategic goals or initiatives: Supports government data reuse, agricultural digital service delivery, OpenAgriNet interoperability, and consistent programme configuration.</w:t>
      </w:r>
    </w:p>
    <w:p w:rsidR="00000000" w:rsidDel="00000000" w:rsidP="00000000" w:rsidRDefault="00000000" w:rsidRPr="00000000" w14:paraId="00000038">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3. Objectives</w:t>
      </w:r>
      <w:r w:rsidDel="00000000" w:rsidR="00000000" w:rsidRPr="00000000">
        <w:rPr>
          <w:rtl w:val="0"/>
        </w:rPr>
      </w:r>
    </w:p>
    <w:p w:rsidR="00000000" w:rsidDel="00000000" w:rsidP="00000000" w:rsidRDefault="00000000" w:rsidRPr="00000000" w14:paraId="00000039">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The project will deliver a reliable master data layer that can ingest, curate, expose, and propagate catalogue data while preserving stable identifiers across refresh cycles.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Create database-backed catalogues for crop, seed variety, livestock, Inputs and administrative location reference data.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Synchronize catalogue rows on demand from configured authoritative national source</w:t>
      </w:r>
      <w:r w:rsidDel="00000000" w:rsidR="00000000" w:rsidRPr="00000000">
        <w:rPr>
          <w:rFonts w:ascii="Open Sans" w:cs="Open Sans" w:eastAsia="Open Sans" w:hAnsi="Open Sans"/>
          <w:sz w:val="21"/>
          <w:szCs w:val="21"/>
          <w:rtl w:val="0"/>
        </w:rPr>
        <w:t xml:space="preserve"> Ethio-Seed for Seed Data, </w:t>
      </w:r>
      <w:sdt>
        <w:sdtPr>
          <w:id w:val="-2017667459"/>
          <w:tag w:val="goog_rdk_1"/>
        </w:sdtPr>
        <w:sdtContent>
          <w:commentRangeStart w:id="1"/>
        </w:sdtContent>
      </w:sdt>
      <w:r w:rsidDel="00000000" w:rsidR="00000000" w:rsidRPr="00000000">
        <w:rPr>
          <w:rFonts w:ascii="Open Sans" w:cs="Open Sans" w:eastAsia="Open Sans" w:hAnsi="Open Sans"/>
          <w:sz w:val="21"/>
          <w:szCs w:val="21"/>
          <w:rtl w:val="0"/>
        </w:rPr>
        <w:t xml:space="preserve">Livestock…</w:t>
      </w:r>
      <w:commentRangeEnd w:id="1"/>
      <w:r w:rsidDel="00000000" w:rsidR="00000000" w:rsidRPr="00000000">
        <w:commentReference w:id="1"/>
      </w: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 and ATI-provided shapefiles for administrati</w:t>
      </w:r>
      <w:r w:rsidDel="00000000" w:rsidR="00000000" w:rsidRPr="00000000">
        <w:rPr>
          <w:rFonts w:ascii="Open Sans" w:cs="Open Sans" w:eastAsia="Open Sans" w:hAnsi="Open Sans"/>
          <w:sz w:val="21"/>
          <w:szCs w:val="21"/>
          <w:rtl w:val="0"/>
        </w:rPr>
        <w:t xml:space="preserve">ve </w:t>
      </w: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location data.</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Expose authenticated administrative APIs and public read-only APIs with pagination, search, validation, and caching.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Support administrator UI workflows for search, sync, create, update, delete, and configuration management.</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Push active catalogue values into look-up configuration using idempotent upsert semantics.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Provide management and reporting on the input supply chain such as </w:t>
      </w:r>
      <w:r w:rsidDel="00000000" w:rsidR="00000000" w:rsidRPr="00000000">
        <w:rPr>
          <w:rFonts w:ascii="Open Sans" w:cs="Open Sans" w:eastAsia="Open Sans" w:hAnsi="Open Sans"/>
          <w:sz w:val="21"/>
          <w:szCs w:val="21"/>
          <w:rtl w:val="0"/>
        </w:rPr>
        <w:t xml:space="preserve">authentic</w:t>
      </w:r>
      <w:r w:rsidDel="00000000" w:rsidR="00000000" w:rsidRPr="00000000">
        <w:rPr>
          <w:rFonts w:ascii="Open Sans" w:cs="Open Sans" w:eastAsia="Open Sans" w:hAnsi="Open Sans"/>
          <w:sz w:val="21"/>
          <w:szCs w:val="21"/>
          <w:highlight w:val="yellow"/>
          <w:rtl w:val="0"/>
        </w:rPr>
        <w:t xml:space="preserve"> </w:t>
      </w:r>
      <w:r w:rsidDel="00000000" w:rsidR="00000000" w:rsidRPr="00000000">
        <w:rPr>
          <w:rFonts w:ascii="Open Sans" w:cs="Open Sans" w:eastAsia="Open Sans" w:hAnsi="Open Sans"/>
          <w:sz w:val="21"/>
          <w:szCs w:val="21"/>
          <w:rtl w:val="0"/>
        </w:rPr>
        <w:t xml:space="preserve">dealer/manufacturer/producer counts and coverage by administrative location, product-to-source traceability, supply volume and distribution trends.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Track licensing and compliance status for each input supply-chain entity including the recording license/certification type, issuing authority, validity period, and renewal history  with automated alerts for upcoming expirations and the ability to flag, suspend, or deactivate entities that fall out of compliance, so that only currently licensed dealers, manufacturers, and in-house producers remain active and visible in the catalogue.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Provide role-based, customizable dashboard catalogue views (trend lines, comparisons, geographic heat maps) tailored to what administrators, program managers, and field staff each need to see.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Segregate user access to catalogs based on roles with role based access control (RBAC). This includes a dynamic hierarchy structure to configure departments and organisational structure within those departments. The catalogues will be granted access to the respective departments for the management functionality.</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 Catalogs Management functionality for create, update and delete actions on managed catalogs such as Crop, Livestock, Inputs and Location will have an approval process for any data change.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Immutable logs of changes to catalogs will be maintained for both streams namely the managed catalogs and synced catalogs.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47">
      <w:pPr>
        <w:jc w:val="both"/>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8">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4. Scope Statement</w:t>
      </w:r>
      <w:r w:rsidDel="00000000" w:rsidR="00000000" w:rsidRPr="00000000">
        <w:rPr>
          <w:rtl w:val="0"/>
        </w:rPr>
      </w:r>
    </w:p>
    <w:p w:rsidR="00000000" w:rsidDel="00000000" w:rsidP="00000000" w:rsidRDefault="00000000" w:rsidRPr="00000000" w14:paraId="00000049">
      <w:pPr>
        <w:pStyle w:val="Heading2"/>
        <w:spacing w:after="100" w:before="20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color w:val="2f5496"/>
          <w:sz w:val="21"/>
          <w:szCs w:val="21"/>
          <w:rtl w:val="0"/>
        </w:rPr>
        <w:t xml:space="preserve">4.1 In Scope</w:t>
      </w:r>
      <w:r w:rsidDel="00000000" w:rsidR="00000000" w:rsidRPr="00000000">
        <w:rPr>
          <w:rtl w:val="0"/>
        </w:rPr>
      </w:r>
    </w:p>
    <w:p w:rsidR="00000000" w:rsidDel="00000000" w:rsidP="00000000" w:rsidRDefault="00000000" w:rsidRPr="00000000" w14:paraId="0000004A">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The scope includes the OpenAgriNet master data subsystem for crop, seed variety, livestock, Inputs and location catalogues.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PostgreSQL tables, constraints, indexes, sync job logging, optional administrative SQL views, and configuration records for master data.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sz w:val="21"/>
          <w:szCs w:val="21"/>
          <w:rtl w:val="0"/>
        </w:rPr>
        <w:t xml:space="preserve">API based integration of catalogue </w:t>
      </w: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 data from MOA Crop Portal, Ethio-Seed Seed portal, LITS Livestock Portal, and ATI-provided administrative boundary data and/or shapefiles where API</w:t>
      </w:r>
      <w:r w:rsidDel="00000000" w:rsidR="00000000" w:rsidRPr="00000000">
        <w:rPr>
          <w:rFonts w:ascii="Open Sans" w:cs="Open Sans" w:eastAsia="Open Sans" w:hAnsi="Open Sans"/>
          <w:sz w:val="21"/>
          <w:szCs w:val="21"/>
          <w:rtl w:val="0"/>
        </w:rPr>
        <w:t xml:space="preserve">’s are available for these respective systems to pull authenticated data</w:t>
      </w: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Authenticated administration APIs for sync, job status, listing, search, create, update, delete, and configuration updates.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Public read-only catalogue APIs with safe pagination and short cache lifetimes.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React View and optional static HTML/JavaScript catalogue pages for administrator operations.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A web portal for master data management to occur. This includes, create, update and delete.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Introduce a unique identifier for each catalog data entry within the OAN ecosystem. Maintain unique identifiers and deduplication especially on data synced catalogs.</w:t>
      </w:r>
    </w:p>
    <w:p w:rsidR="00000000" w:rsidDel="00000000" w:rsidP="00000000" w:rsidRDefault="00000000" w:rsidRPr="00000000" w14:paraId="00000052">
      <w:pPr>
        <w:pStyle w:val="Heading2"/>
        <w:spacing w:after="100" w:before="20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color w:val="2f5496"/>
          <w:sz w:val="21"/>
          <w:szCs w:val="21"/>
          <w:rtl w:val="0"/>
        </w:rPr>
        <w:t xml:space="preserve">4.2 Out of Scope</w:t>
      </w:r>
      <w:r w:rsidDel="00000000" w:rsidR="00000000" w:rsidRPr="00000000">
        <w:rPr>
          <w:rtl w:val="0"/>
        </w:rPr>
      </w:r>
    </w:p>
    <w:p w:rsidR="00000000" w:rsidDel="00000000" w:rsidP="00000000" w:rsidRDefault="00000000" w:rsidRPr="00000000" w14:paraId="00000053">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The following items are excluded to preserve a clear delivery boundary and avoid scope creep.</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Master catalogues other than crop, seed, livestock, Inputs and location.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sdt>
        <w:sdtPr>
          <w:id w:val="-610712565"/>
          <w:tag w:val="goog_rdk_2"/>
        </w:sdtPr>
        <w:sdtContent>
          <w:commentRangeStart w:id="2"/>
        </w:sdtContent>
      </w:sdt>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Automated or scheduled synchronization and scheduled push operations specific to Master data management.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Transactional integration with farmer, land, livestock registry, or other programme modules beyond consuming reference UUIDs or codes.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Formal field-level approval, versioning, history, and governance workflows. No immutable logs are envisioned for Catalogs. Data will be gated by strict access, managed by administrative personnel.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Bidirectional synchronization from any system back to OpenAgriNet specific to Master data management will be </w:t>
      </w:r>
      <w:r w:rsidDel="00000000" w:rsidR="00000000" w:rsidRPr="00000000">
        <w:rPr>
          <w:rFonts w:ascii="Open Sans" w:cs="Open Sans" w:eastAsia="Open Sans" w:hAnsi="Open Sans"/>
          <w:sz w:val="21"/>
          <w:szCs w:val="21"/>
          <w:rtl w:val="0"/>
        </w:rPr>
        <w:t xml:space="preserve">disabled/ unavailable</w:t>
      </w: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5A">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5. Deliverables</w:t>
      </w:r>
      <w:r w:rsidDel="00000000" w:rsidR="00000000" w:rsidRPr="00000000">
        <w:rPr>
          <w:rtl w:val="0"/>
        </w:rPr>
      </w:r>
    </w:p>
    <w:tbl>
      <w:tblPr>
        <w:tblStyle w:val="Table4"/>
        <w:tblW w:w="10800.0" w:type="dxa"/>
        <w:jc w:val="left"/>
        <w:tblLayout w:type="fixed"/>
        <w:tblLook w:val="0400"/>
      </w:tblPr>
      <w:tblGrid>
        <w:gridCol w:w="405"/>
        <w:gridCol w:w="2070"/>
        <w:gridCol w:w="5175"/>
        <w:gridCol w:w="1605"/>
        <w:gridCol w:w="1545"/>
        <w:tblGridChange w:id="0">
          <w:tblGrid>
            <w:gridCol w:w="405"/>
            <w:gridCol w:w="2070"/>
            <w:gridCol w:w="5175"/>
            <w:gridCol w:w="1605"/>
            <w:gridCol w:w="1545"/>
          </w:tblGrid>
        </w:tblGridChange>
      </w:tblGrid>
      <w:tr>
        <w:trPr>
          <w:cantSplit w:val="0"/>
          <w:trHeight w:val="300" w:hRule="atLeast"/>
          <w:tblHeader w:val="0"/>
        </w:trPr>
        <w:tc>
          <w:tcPr>
            <w:tcBorders>
              <w:top w:color="d9d9d9" w:space="0" w:sz="6" w:val="single"/>
              <w:left w:color="d9d9d9" w:space="0" w:sz="6" w:val="single"/>
              <w:bottom w:color="d9d9d9" w:space="0" w:sz="6" w:val="single"/>
              <w:right w:color="d9d9d9" w:space="0" w:sz="6" w:val="single"/>
            </w:tcBorders>
            <w:shd w:fill="215e99" w:val="clear"/>
            <w:tcMar>
              <w:top w:w="0.0" w:type="dxa"/>
              <w:left w:w="45.0" w:type="dxa"/>
              <w:bottom w:w="0.0" w:type="dxa"/>
              <w:right w:w="45.0" w:type="dxa"/>
            </w:tcMar>
            <w:vAlign w:val="bottom"/>
          </w:tcPr>
          <w:p w:rsidR="00000000" w:rsidDel="00000000" w:rsidP="00000000" w:rsidRDefault="00000000" w:rsidRPr="00000000" w14:paraId="0000005B">
            <w:pPr>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w:t>
            </w:r>
          </w:p>
        </w:tc>
        <w:tc>
          <w:tcPr>
            <w:tcBorders>
              <w:top w:color="d9d9d9" w:space="0" w:sz="6" w:val="single"/>
              <w:left w:color="cccccc" w:space="0" w:sz="6" w:val="single"/>
              <w:bottom w:color="d9d9d9" w:space="0" w:sz="6" w:val="single"/>
              <w:right w:color="d9d9d9" w:space="0" w:sz="6" w:val="single"/>
            </w:tcBorders>
            <w:shd w:fill="215e99" w:val="clear"/>
            <w:tcMar>
              <w:top w:w="0.0" w:type="dxa"/>
              <w:left w:w="45.0" w:type="dxa"/>
              <w:bottom w:w="0.0" w:type="dxa"/>
              <w:right w:w="45.0" w:type="dxa"/>
            </w:tcMar>
            <w:vAlign w:val="bottom"/>
          </w:tcPr>
          <w:p w:rsidR="00000000" w:rsidDel="00000000" w:rsidP="00000000" w:rsidRDefault="00000000" w:rsidRPr="00000000" w14:paraId="0000005C">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Deliverable</w:t>
            </w:r>
          </w:p>
        </w:tc>
        <w:tc>
          <w:tcPr>
            <w:tcBorders>
              <w:top w:color="d9d9d9" w:space="0" w:sz="6" w:val="single"/>
              <w:left w:color="cccccc" w:space="0" w:sz="6" w:val="single"/>
              <w:bottom w:color="d9d9d9" w:space="0" w:sz="6" w:val="single"/>
              <w:right w:color="d9d9d9" w:space="0" w:sz="6" w:val="single"/>
            </w:tcBorders>
            <w:shd w:fill="215e99" w:val="clear"/>
            <w:tcMar>
              <w:top w:w="0.0" w:type="dxa"/>
              <w:left w:w="45.0" w:type="dxa"/>
              <w:bottom w:w="0.0" w:type="dxa"/>
              <w:right w:w="45.0" w:type="dxa"/>
            </w:tcMar>
            <w:vAlign w:val="bottom"/>
          </w:tcPr>
          <w:p w:rsidR="00000000" w:rsidDel="00000000" w:rsidP="00000000" w:rsidRDefault="00000000" w:rsidRPr="00000000" w14:paraId="0000005D">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Description</w:t>
            </w:r>
          </w:p>
        </w:tc>
        <w:tc>
          <w:tcPr>
            <w:tcBorders>
              <w:top w:color="d9d9d9" w:space="0" w:sz="6" w:val="single"/>
              <w:left w:color="cccccc" w:space="0" w:sz="6" w:val="single"/>
              <w:bottom w:color="d9d9d9" w:space="0" w:sz="6" w:val="single"/>
              <w:right w:color="d9d9d9" w:space="0" w:sz="6" w:val="single"/>
            </w:tcBorders>
            <w:shd w:fill="215e99" w:val="clear"/>
            <w:tcMar>
              <w:top w:w="0.0" w:type="dxa"/>
              <w:left w:w="45.0" w:type="dxa"/>
              <w:bottom w:w="0.0" w:type="dxa"/>
              <w:right w:w="45.0" w:type="dxa"/>
            </w:tcMar>
            <w:vAlign w:val="bottom"/>
          </w:tcPr>
          <w:p w:rsidR="00000000" w:rsidDel="00000000" w:rsidP="00000000" w:rsidRDefault="00000000" w:rsidRPr="00000000" w14:paraId="0000005E">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Owner</w:t>
            </w:r>
          </w:p>
        </w:tc>
        <w:tc>
          <w:tcPr>
            <w:tcBorders>
              <w:top w:color="d9d9d9" w:space="0" w:sz="6" w:val="single"/>
              <w:left w:color="cccccc" w:space="0" w:sz="6" w:val="single"/>
              <w:bottom w:color="d9d9d9" w:space="0" w:sz="6" w:val="single"/>
              <w:right w:color="d9d9d9" w:space="0" w:sz="6" w:val="single"/>
            </w:tcBorders>
            <w:shd w:fill="215e99" w:val="clear"/>
            <w:tcMar>
              <w:top w:w="0.0" w:type="dxa"/>
              <w:left w:w="45.0" w:type="dxa"/>
              <w:bottom w:w="0.0" w:type="dxa"/>
              <w:right w:w="45.0" w:type="dxa"/>
            </w:tcMar>
            <w:vAlign w:val="bottom"/>
          </w:tcPr>
          <w:p w:rsidR="00000000" w:rsidDel="00000000" w:rsidP="00000000" w:rsidRDefault="00000000" w:rsidRPr="00000000" w14:paraId="0000005F">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Due Date</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0">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1">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Master Data Schema and API </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2">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Develop a robust Master data management schema with respective backend APIs for both internal and external consumption.</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63">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4">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30-Sep-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5">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2</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6">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Master Data UI</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7">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Develop a user friendly for master data management. A user will be able to view, update and </w:t>
            </w:r>
            <w:sdt>
              <w:sdtPr>
                <w:id w:val="1367355565"/>
                <w:tag w:val="goog_rdk_3"/>
              </w:sdtPr>
              <w:sdtContent>
                <w:commentRangeStart w:id="3"/>
              </w:sdtContent>
            </w:sdt>
            <w:r w:rsidDel="00000000" w:rsidR="00000000" w:rsidRPr="00000000">
              <w:rPr>
                <w:rFonts w:ascii="Open Sans" w:cs="Open Sans" w:eastAsia="Open Sans" w:hAnsi="Open Sans"/>
                <w:sz w:val="21"/>
                <w:szCs w:val="21"/>
                <w:rtl w:val="0"/>
              </w:rPr>
              <w:t xml:space="preserve">delete</w:t>
            </w:r>
            <w:commentRangeEnd w:id="3"/>
            <w:r w:rsidDel="00000000" w:rsidR="00000000" w:rsidRPr="00000000">
              <w:commentReference w:id="3"/>
            </w:r>
            <w:r w:rsidDel="00000000" w:rsidR="00000000" w:rsidRPr="00000000">
              <w:rPr>
                <w:rFonts w:ascii="Open Sans" w:cs="Open Sans" w:eastAsia="Open Sans" w:hAnsi="Open Sans"/>
                <w:sz w:val="21"/>
                <w:szCs w:val="21"/>
                <w:rtl w:val="0"/>
              </w:rPr>
              <w:t xml:space="preserve"> records of available catalogs</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68">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9">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30- Sep- 2026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A">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B">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Catalogue Sync Services and Administrator UI </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C">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Develop a catalog sync service. An administrator UI will be available to configure the sync service to approved data sources.</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6D">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 / UX</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6E">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30-Sep- 2026</w:t>
            </w:r>
            <w:r w:rsidDel="00000000" w:rsidR="00000000" w:rsidRPr="00000000">
              <w:rPr>
                <w:rtl w:val="0"/>
              </w:rPr>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6F">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4</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Roles Based Access Control of catalog management and approval process</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Develop a robust role based access control module for create, update and deletion of catalog data with a dynamic hierarchy structure.</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72">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3">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8-Oct- 2026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4">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5</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5">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ATI Validation Testing-Ready Build</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6">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Validate the migrated schema, APIs, catalogue, sync services, and administrator UI with ATI and incorporate mutually agreed feedback to prepare the deployment for formal testing.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77">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 / ATI</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8">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9-Oct- 2026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9">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6</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A">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System and Functional Testing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B">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On Perform system, </w:t>
            </w:r>
            <w:sdt>
              <w:sdtPr>
                <w:id w:val="-1254160480"/>
                <w:tag w:val="goog_rdk_4"/>
              </w:sdtPr>
              <w:sdtContent>
                <w:commentRangeStart w:id="4"/>
              </w:sdtContent>
            </w:sdt>
            <w:r w:rsidDel="00000000" w:rsidR="00000000" w:rsidRPr="00000000">
              <w:rPr>
                <w:rFonts w:ascii="Open Sans" w:cs="Open Sans" w:eastAsia="Open Sans" w:hAnsi="Open Sans"/>
                <w:sz w:val="21"/>
                <w:szCs w:val="21"/>
                <w:rtl w:val="0"/>
              </w:rPr>
              <w:t xml:space="preserve">integration</w:t>
            </w:r>
            <w:commentRangeEnd w:id="4"/>
            <w:r w:rsidDel="00000000" w:rsidR="00000000" w:rsidRPr="00000000">
              <w:commentReference w:id="4"/>
            </w:r>
            <w:r w:rsidDel="00000000" w:rsidR="00000000" w:rsidRPr="00000000">
              <w:rPr>
                <w:rFonts w:ascii="Open Sans" w:cs="Open Sans" w:eastAsia="Open Sans" w:hAnsi="Open Sans"/>
                <w:sz w:val="21"/>
                <w:szCs w:val="21"/>
                <w:rtl w:val="0"/>
              </w:rPr>
              <w:t xml:space="preserve">,</w:t>
            </w:r>
            <w:sdt>
              <w:sdtPr>
                <w:id w:val="-1378961280"/>
                <w:tag w:val="goog_rdk_5"/>
              </w:sdtPr>
              <w:sdtContent>
                <w:ins w:author="andualem.walelign@ati.gov.et" w:id="0" w:date="2026-09-24T08:58:42Z"/>
                <w:sdt>
                  <w:sdtPr>
                    <w:id w:val="1739701124"/>
                    <w:tag w:val="goog_rdk_6"/>
                  </w:sdtPr>
                  <w:sdtContent>
                    <w:commentRangeStart w:id="5"/>
                  </w:sdtContent>
                </w:sdt>
                <w:ins w:author="andualem.walelign@ati.gov.et" w:id="0" w:date="2026-09-24T08:58:42Z">
                  <w:r w:rsidDel="00000000" w:rsidR="00000000" w:rsidRPr="00000000">
                    <w:rPr>
                      <w:rFonts w:ascii="Open Sans" w:cs="Open Sans" w:eastAsia="Open Sans" w:hAnsi="Open Sans"/>
                      <w:sz w:val="21"/>
                      <w:szCs w:val="21"/>
                      <w:rtl w:val="0"/>
                    </w:rPr>
                    <w:t xml:space="preserve"> </w:t>
                  </w:r>
                </w:ins>
              </w:sdtContent>
            </w:sdt>
            <w:commentRangeEnd w:id="5"/>
            <w:r w:rsidDel="00000000" w:rsidR="00000000" w:rsidRPr="00000000">
              <w:commentReference w:id="5"/>
            </w:r>
            <w:r w:rsidDel="00000000" w:rsidR="00000000" w:rsidRPr="00000000">
              <w:rPr>
                <w:rFonts w:ascii="Open Sans" w:cs="Open Sans" w:eastAsia="Open Sans" w:hAnsi="Open Sans"/>
                <w:sz w:val="21"/>
                <w:szCs w:val="21"/>
                <w:rtl w:val="0"/>
              </w:rPr>
              <w:t xml:space="preserve"> and functional testing of the migrated solution, document identified defects, and validate fixes prior to UAT.</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7C">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 / QA</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7D">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16-Oct- 2026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E">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7</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7F">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User Acceptance Testing and Sign-off</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0">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Conduct UAT with ATI on the latest version, document findings, resolve critical issues, and obtain approval for production release.</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81">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ATI / Engineering / QA</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2">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30-Oct- 2026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83">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8</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84">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Technical deliverables</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5">
            <w:pPr>
              <w:spacing w:after="160" w:line="278.00000000000006" w:lineRule="auto"/>
              <w:rPr>
                <w:rFonts w:ascii="Open Sans" w:cs="Open Sans" w:eastAsia="Open Sans" w:hAnsi="Open Sans"/>
                <w:sz w:val="21"/>
                <w:szCs w:val="21"/>
              </w:rPr>
            </w:pPr>
            <w:sdt>
              <w:sdtPr>
                <w:id w:val="1058005199"/>
                <w:tag w:val="goog_rdk_7"/>
              </w:sdtPr>
              <w:sdtContent>
                <w:commentRangeStart w:id="6"/>
              </w:sdtContent>
            </w:sdt>
            <w:r w:rsidDel="00000000" w:rsidR="00000000" w:rsidRPr="00000000">
              <w:rPr>
                <w:rFonts w:ascii="Open Sans" w:cs="Open Sans" w:eastAsia="Open Sans" w:hAnsi="Open Sans"/>
                <w:sz w:val="22"/>
                <w:szCs w:val="22"/>
                <w:rtl w:val="0"/>
              </w:rPr>
              <w:t xml:space="preserve">Develop API specifications documents and standard operational procedure manuals. (SOP)</w:t>
            </w:r>
            <w:commentRangeEnd w:id="6"/>
            <w:r w:rsidDel="00000000" w:rsidR="00000000" w:rsidRPr="00000000">
              <w:commentReference w:id="6"/>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86">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7">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1-Nov-2026</w:t>
            </w:r>
          </w:p>
        </w:tc>
      </w:tr>
      <w:tr>
        <w:trPr>
          <w:cantSplit w:val="0"/>
          <w:trHeight w:val="300" w:hRule="atLeast"/>
          <w:tblHeader w:val="0"/>
        </w:trPr>
        <w:tc>
          <w:tcPr>
            <w:tcBorders>
              <w:top w:color="cccccc" w:space="0" w:sz="6" w:val="single"/>
              <w:left w:color="d9d9d9"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88">
            <w:pPr>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9</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center"/>
          </w:tcPr>
          <w:p w:rsidR="00000000" w:rsidDel="00000000" w:rsidP="00000000" w:rsidRDefault="00000000" w:rsidRPr="00000000" w14:paraId="00000089">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Production Go-Live</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A">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Deploy and operationalize the approved migrated solution in the production environment following UAT sign-off, infrastructure readiness, security/access approval, and deployment authorization.</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tcPr>
          <w:p w:rsidR="00000000" w:rsidDel="00000000" w:rsidP="00000000" w:rsidRDefault="00000000" w:rsidRPr="00000000" w14:paraId="0000008B">
            <w:pPr>
              <w:spacing w:line="276" w:lineRule="auto"/>
              <w:jc w:val="cente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Engineering / DevOps / ATI</w:t>
            </w:r>
          </w:p>
        </w:tc>
        <w:tc>
          <w:tcPr>
            <w:tcBorders>
              <w:top w:color="cccccc" w:space="0" w:sz="6" w:val="single"/>
              <w:left w:color="cccccc" w:space="0" w:sz="6" w:val="single"/>
              <w:bottom w:color="d9d9d9" w:space="0" w:sz="6" w:val="single"/>
              <w:right w:color="d9d9d9" w:space="0" w:sz="6" w:val="single"/>
            </w:tcBorders>
            <w:tcMar>
              <w:top w:w="0.0" w:type="dxa"/>
              <w:left w:w="45.0" w:type="dxa"/>
              <w:bottom w:w="0.0" w:type="dxa"/>
              <w:right w:w="45.0" w:type="dxa"/>
            </w:tcMar>
            <w:vAlign w:val="bottom"/>
          </w:tcPr>
          <w:p w:rsidR="00000000" w:rsidDel="00000000" w:rsidP="00000000" w:rsidRDefault="00000000" w:rsidRPr="00000000" w14:paraId="0000008C">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1-Nov-2026</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6. Milestones &amp; Timeline</w:t>
      </w:r>
      <w:r w:rsidDel="00000000" w:rsidR="00000000" w:rsidRPr="00000000">
        <w:rPr>
          <w:rtl w:val="0"/>
        </w:rPr>
      </w:r>
    </w:p>
    <w:tbl>
      <w:tblPr>
        <w:tblStyle w:val="Table5"/>
        <w:tblW w:w="1017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4"/>
        <w:gridCol w:w="1707"/>
        <w:gridCol w:w="5130"/>
        <w:tblGridChange w:id="0">
          <w:tblGrid>
            <w:gridCol w:w="3334"/>
            <w:gridCol w:w="1707"/>
            <w:gridCol w:w="5130"/>
          </w:tblGrid>
        </w:tblGridChange>
      </w:tblGrid>
      <w:tr>
        <w:trPr>
          <w:cantSplit w:val="0"/>
          <w:trHeight w:val="300" w:hRule="atLeast"/>
          <w:tblHeader w:val="0"/>
        </w:trPr>
        <w:tc>
          <w:tcPr>
            <w:tcBorders>
              <w:bottom w:color="d1d1d1" w:space="0" w:sz="4" w:val="single"/>
            </w:tcBorders>
            <w:shd w:fill="215e99" w:val="clear"/>
          </w:tcPr>
          <w:p w:rsidR="00000000" w:rsidDel="00000000" w:rsidP="00000000" w:rsidRDefault="00000000" w:rsidRPr="00000000" w14:paraId="0000008F">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Milestone</w:t>
            </w:r>
          </w:p>
        </w:tc>
        <w:tc>
          <w:tcPr>
            <w:tcBorders>
              <w:bottom w:color="d1d1d1" w:space="0" w:sz="4" w:val="single"/>
            </w:tcBorders>
            <w:shd w:fill="215e99" w:val="clear"/>
          </w:tcPr>
          <w:p w:rsidR="00000000" w:rsidDel="00000000" w:rsidP="00000000" w:rsidRDefault="00000000" w:rsidRPr="00000000" w14:paraId="00000090">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Revised Target Date</w:t>
            </w:r>
          </w:p>
        </w:tc>
        <w:tc>
          <w:tcPr>
            <w:tcBorders>
              <w:bottom w:color="d1d1d1" w:space="0" w:sz="4" w:val="single"/>
            </w:tcBorders>
            <w:shd w:fill="215e99" w:val="clear"/>
          </w:tcPr>
          <w:p w:rsidR="00000000" w:rsidDel="00000000" w:rsidP="00000000" w:rsidRDefault="00000000" w:rsidRPr="00000000" w14:paraId="00000091">
            <w:pPr>
              <w:jc w:val="both"/>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Dependencies</w:t>
            </w:r>
          </w:p>
        </w:tc>
      </w:tr>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92">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Project kickoff and scope confirmation</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3">
            <w:pPr>
              <w:jc w:val="both"/>
              <w:rPr>
                <w:rFonts w:ascii="Open Sans" w:cs="Open Sans" w:eastAsia="Open Sans" w:hAnsi="Open Sans"/>
              </w:rPr>
            </w:pPr>
            <w:r w:rsidDel="00000000" w:rsidR="00000000" w:rsidRPr="00000000">
              <w:rPr>
                <w:rFonts w:ascii="Open Sans" w:cs="Open Sans" w:eastAsia="Open Sans" w:hAnsi="Open Sans"/>
                <w:rtl w:val="0"/>
              </w:rPr>
              <w:t xml:space="preserve">28 -Aug- 2026</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Approval of implementation baseline, source-system assumptions, and new target architecture.</w:t>
            </w:r>
          </w:p>
        </w:tc>
      </w:tr>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95">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Master data schema and API complete</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6">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30 - Sep- 2026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Production environment, On Prem Staging environment, database access, identity provider configuration, and CI/CD environment readiness.</w:t>
            </w:r>
          </w:p>
        </w:tc>
      </w:tr>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98">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Catalogue sync and administrator UI validated </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9">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30 - Sep - 2026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Completion of development activities and availability of representative MOA, EthioSeed, LIS, and ATI test data.</w:t>
            </w:r>
          </w:p>
        </w:tc>
      </w:tr>
      <w:sdt>
        <w:sdtPr>
          <w:id w:val="190485926"/>
          <w:tag w:val="goog_rdk_11"/>
        </w:sdtPr>
        <w:sdtContent>
          <w:tr>
            <w:trPr>
              <w:cantSplit w:val="0"/>
              <w:trHeight w:val="300" w:hRule="atLeast"/>
              <w:tblHeader w:val="0"/>
              <w:ins w:author="andualem.walelign@ati.gov.et" w:id="1" w:date="2026-09-24T09:19:57Z"/>
            </w:trPr>
            <w:tc>
              <w:tcPr>
                <w:tcBorders>
                  <w:top w:color="d1d1d1" w:space="0" w:sz="4" w:val="single"/>
                  <w:left w:color="d1d1d1" w:space="0" w:sz="4" w:val="single"/>
                  <w:bottom w:color="d1d1d1" w:space="0" w:sz="4" w:val="single"/>
                  <w:right w:color="d1d1d1" w:space="0" w:sz="4" w:val="single"/>
                </w:tcBorders>
                <w:vAlign w:val="center"/>
              </w:tcPr>
              <w:sdt>
                <w:sdtPr>
                  <w:id w:val="-1690484191"/>
                  <w:tag w:val="goog_rdk_14"/>
                </w:sdtPr>
                <w:sdtContent>
                  <w:p w:rsidR="00000000" w:rsidDel="00000000" w:rsidP="00000000" w:rsidRDefault="00000000" w:rsidRPr="00000000" w14:paraId="0000009B">
                    <w:pPr>
                      <w:rPr>
                        <w:ins w:author="andualem.walelign@ati.gov.et" w:id="1" w:date="2026-09-24T09:19:57Z"/>
                        <w:rFonts w:ascii="Open Sans" w:cs="Open Sans" w:eastAsia="Open Sans" w:hAnsi="Open Sans"/>
                        <w:sz w:val="21"/>
                        <w:szCs w:val="21"/>
                        <w:rPrChange w:author="andualem.walelign@ati.gov.et" w:id="2" w:date="2026-09-24T09:19:57Z">
                          <w:rPr>
                            <w:rFonts w:ascii="Open Sans" w:cs="Open Sans" w:eastAsia="Open Sans" w:hAnsi="Open Sans"/>
                            <w:sz w:val="21"/>
                            <w:szCs w:val="21"/>
                          </w:rPr>
                        </w:rPrChange>
                      </w:rPr>
                    </w:pPr>
                    <w:sdt>
                      <w:sdtPr>
                        <w:id w:val="953962986"/>
                        <w:tag w:val="goog_rdk_9"/>
                      </w:sdtPr>
                      <w:sdtContent>
                        <w:ins w:author="andualem.walelign@ati.gov.et" w:id="1" w:date="2026-09-24T09:19:57Z"/>
                        <w:sdt>
                          <w:sdtPr>
                            <w:id w:val="-1725831936"/>
                            <w:tag w:val="goog_rdk_10"/>
                          </w:sdtPr>
                          <w:sdtContent>
                            <w:commentRangeStart w:id="7"/>
                          </w:sdtContent>
                        </w:sdt>
                        <w:ins w:author="andualem.walelign@ati.gov.et" w:id="1" w:date="2026-09-24T09:19:57Z">
                          <w:sdt>
                            <w:sdtPr>
                              <w:id w:val="1346987125"/>
                              <w:tag w:val="goog_rdk_12"/>
                            </w:sdtPr>
                            <w:sdtContent>
                              <w:commentRangeStart w:id="7"/>
                            </w:sdtContent>
                          </w:sdt>
                          <w:commentRangeEnd w:id="7"/>
                          <w:r w:rsidDel="00000000" w:rsidR="00000000" w:rsidRPr="00000000">
                            <w:commentReference w:id="7"/>
                          </w:r>
                          <w:sdt>
                            <w:sdtPr>
                              <w:id w:val="-196680754"/>
                              <w:tag w:val="goog_rdk_13"/>
                            </w:sdtPr>
                            <w:sdtContent>
                              <w:r w:rsidDel="00000000" w:rsidR="00000000" w:rsidRPr="00000000">
                                <w:rPr>
                                  <w:rtl w:val="0"/>
                                </w:rPr>
                              </w:r>
                            </w:sdtContent>
                          </w:sdt>
                        </w:ins>
                      </w:sdtContent>
                    </w:sdt>
                  </w:p>
                </w:sdtContent>
              </w:sdt>
            </w:tc>
            <w:tc>
              <w:tcPr>
                <w:tcBorders>
                  <w:top w:color="d1d1d1" w:space="0" w:sz="4" w:val="single"/>
                  <w:left w:color="d1d1d1" w:space="0" w:sz="4" w:val="single"/>
                  <w:bottom w:color="d1d1d1" w:space="0" w:sz="4" w:val="single"/>
                  <w:right w:color="d1d1d1" w:space="0" w:sz="4" w:val="single"/>
                </w:tcBorders>
              </w:tcPr>
              <w:sdt>
                <w:sdtPr>
                  <w:id w:val="-737970101"/>
                  <w:tag w:val="goog_rdk_17"/>
                </w:sdtPr>
                <w:sdtContent>
                  <w:p w:rsidR="00000000" w:rsidDel="00000000" w:rsidP="00000000" w:rsidRDefault="00000000" w:rsidRPr="00000000" w14:paraId="0000009C">
                    <w:pPr>
                      <w:jc w:val="both"/>
                      <w:rPr>
                        <w:ins w:author="andualem.walelign@ati.gov.et" w:id="1" w:date="2026-09-24T09:19:57Z"/>
                        <w:rFonts w:ascii="Open Sans" w:cs="Open Sans" w:eastAsia="Open Sans" w:hAnsi="Open Sans"/>
                        <w:sz w:val="21"/>
                        <w:szCs w:val="21"/>
                        <w:rPrChange w:author="andualem.walelign@ati.gov.et" w:id="2" w:date="2026-09-24T09:19:57Z">
                          <w:rPr>
                            <w:rFonts w:ascii="Open Sans" w:cs="Open Sans" w:eastAsia="Open Sans" w:hAnsi="Open Sans"/>
                            <w:sz w:val="21"/>
                            <w:szCs w:val="21"/>
                          </w:rPr>
                        </w:rPrChange>
                      </w:rPr>
                    </w:pPr>
                    <w:sdt>
                      <w:sdtPr>
                        <w:id w:val="2116994145"/>
                        <w:tag w:val="goog_rdk_15"/>
                      </w:sdtPr>
                      <w:sdtContent>
                        <w:ins w:author="andualem.walelign@ati.gov.et" w:id="1" w:date="2026-09-24T09:19:57Z"/>
                        <w:sdt>
                          <w:sdtPr>
                            <w:id w:val="-1227964057"/>
                            <w:tag w:val="goog_rdk_16"/>
                          </w:sdtPr>
                          <w:sdtContent>
                            <w:ins w:author="andualem.walelign@ati.gov.et" w:id="1" w:date="2026-09-24T09:19:57Z">
                              <w:r w:rsidDel="00000000" w:rsidR="00000000" w:rsidRPr="00000000">
                                <w:rPr>
                                  <w:rtl w:val="0"/>
                                </w:rPr>
                              </w:r>
                            </w:ins>
                          </w:sdtContent>
                        </w:sdt>
                        <w:ins w:author="andualem.walelign@ati.gov.et" w:id="1" w:date="2026-09-24T09:19:57Z"/>
                      </w:sdtContent>
                    </w:sdt>
                  </w:p>
                </w:sdtContent>
              </w:sdt>
            </w:tc>
            <w:tc>
              <w:tcPr>
                <w:tcBorders>
                  <w:top w:color="d1d1d1" w:space="0" w:sz="4" w:val="single"/>
                  <w:left w:color="d1d1d1" w:space="0" w:sz="4" w:val="single"/>
                  <w:bottom w:color="d1d1d1" w:space="0" w:sz="4" w:val="single"/>
                  <w:right w:color="d1d1d1" w:space="0" w:sz="4" w:val="single"/>
                </w:tcBorders>
              </w:tcPr>
              <w:sdt>
                <w:sdtPr>
                  <w:id w:val="-804407399"/>
                  <w:tag w:val="goog_rdk_20"/>
                </w:sdtPr>
                <w:sdtContent>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andualem.walelign@ati.gov.et" w:id="1" w:date="2026-09-24T09:19:57Z"/>
                        <w:rFonts w:ascii="Open Sans" w:cs="Open Sans" w:eastAsia="Open Sans" w:hAnsi="Open Sans"/>
                        <w:sz w:val="21"/>
                        <w:szCs w:val="21"/>
                        <w:rPrChange w:author="andualem.walelign@ati.gov.et" w:id="2" w:date="2026-09-24T09:19:57Z">
                          <w:rPr>
                            <w:rFonts w:ascii="Open Sans" w:cs="Open Sans" w:eastAsia="Open Sans" w:hAnsi="Open Sans"/>
                            <w:sz w:val="21"/>
                            <w:szCs w:val="21"/>
                          </w:rPr>
                        </w:rPrChange>
                      </w:rPr>
                    </w:pPr>
                    <w:sdt>
                      <w:sdtPr>
                        <w:id w:val="-1575870276"/>
                        <w:tag w:val="goog_rdk_18"/>
                      </w:sdtPr>
                      <w:sdtContent>
                        <w:ins w:author="andualem.walelign@ati.gov.et" w:id="1" w:date="2026-09-24T09:19:57Z"/>
                        <w:sdt>
                          <w:sdtPr>
                            <w:id w:val="1355050194"/>
                            <w:tag w:val="goog_rdk_19"/>
                          </w:sdtPr>
                          <w:sdtContent>
                            <w:ins w:author="andualem.walelign@ati.gov.et" w:id="1" w:date="2026-09-24T09:19:57Z">
                              <w:r w:rsidDel="00000000" w:rsidR="00000000" w:rsidRPr="00000000">
                                <w:rPr>
                                  <w:rtl w:val="0"/>
                                </w:rPr>
                              </w:r>
                            </w:ins>
                          </w:sdtContent>
                        </w:sdt>
                        <w:ins w:author="andualem.walelign@ati.gov.et" w:id="1" w:date="2026-09-24T09:19:57Z"/>
                      </w:sdtContent>
                    </w:sdt>
                  </w:p>
                </w:sdtContent>
              </w:sdt>
            </w:tc>
          </w:tr>
        </w:sdtContent>
      </w:sdt>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9E">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ATI validation completed and Catalog solution ready for testing</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9F">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9 - Oct - 2026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Completion of development of schema, sync services, APIs, catalogue, and administration UI, with MDM core data available for validation.</w:t>
            </w:r>
          </w:p>
        </w:tc>
      </w:tr>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A1">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System</w:t>
            </w:r>
            <w:sdt>
              <w:sdtPr>
                <w:id w:val="-1429272479"/>
                <w:tag w:val="goog_rdk_21"/>
              </w:sdtPr>
              <w:sdtContent>
                <w:ins w:author="andualem.walelign@ati.gov.et" w:id="3" w:date="2026-09-24T09:20:43Z"/>
                <w:sdt>
                  <w:sdtPr>
                    <w:id w:val="1079395929"/>
                    <w:tag w:val="goog_rdk_22"/>
                  </w:sdtPr>
                  <w:sdtContent>
                    <w:commentRangeStart w:id="8"/>
                  </w:sdtContent>
                </w:sdt>
                <w:ins w:author="andualem.walelign@ati.gov.et" w:id="3" w:date="2026-09-24T09:20:43Z">
                  <w:r w:rsidDel="00000000" w:rsidR="00000000" w:rsidRPr="00000000">
                    <w:rPr>
                      <w:rFonts w:ascii="Open Sans" w:cs="Open Sans" w:eastAsia="Open Sans" w:hAnsi="Open Sans"/>
                      <w:sz w:val="21"/>
                      <w:szCs w:val="21"/>
                      <w:rtl w:val="0"/>
                    </w:rPr>
                    <w:t xml:space="preserve">,</w:t>
                  </w:r>
                </w:ins>
              </w:sdtContent>
            </w:sdt>
            <w:commentRangeEnd w:id="8"/>
            <w:r w:rsidDel="00000000" w:rsidR="00000000" w:rsidRPr="00000000">
              <w:commentReference w:id="8"/>
            </w:r>
            <w:r w:rsidDel="00000000" w:rsidR="00000000" w:rsidRPr="00000000">
              <w:rPr>
                <w:rFonts w:ascii="Open Sans" w:cs="Open Sans" w:eastAsia="Open Sans" w:hAnsi="Open Sans"/>
                <w:sz w:val="21"/>
                <w:szCs w:val="21"/>
                <w:rtl w:val="0"/>
              </w:rPr>
              <w:t xml:space="preserve"> and Functional Testing Completed</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2">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16 - Oct - 2026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Internal and integration testing, test environment readiness, and resolution of identified defects.</w:t>
            </w:r>
          </w:p>
        </w:tc>
      </w:tr>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A4">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User Acceptance Testing (UAT) Completed</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5">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30 - Oct - 2026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Successful completion of system and functional testing, UAT environment readiness, representative test data availability, and resolution of critical defects.</w:t>
            </w:r>
          </w:p>
        </w:tc>
      </w:tr>
      <w:sdt>
        <w:sdtPr>
          <w:id w:val="2056749969"/>
          <w:tag w:val="goog_rdk_26"/>
        </w:sdtPr>
        <w:sdtContent>
          <w:tr>
            <w:trPr>
              <w:cantSplit w:val="0"/>
              <w:trHeight w:val="300" w:hRule="atLeast"/>
              <w:tblHeader w:val="0"/>
              <w:ins w:author="andualem.walelign@ati.gov.et" w:id="4" w:date="2026-09-24T09:23:37Z"/>
            </w:trPr>
            <w:tc>
              <w:tcPr>
                <w:tcBorders>
                  <w:top w:color="d1d1d1" w:space="0" w:sz="4" w:val="single"/>
                  <w:left w:color="d1d1d1" w:space="0" w:sz="4" w:val="single"/>
                  <w:bottom w:color="d1d1d1" w:space="0" w:sz="4" w:val="single"/>
                  <w:right w:color="d1d1d1" w:space="0" w:sz="4" w:val="single"/>
                </w:tcBorders>
                <w:vAlign w:val="center"/>
              </w:tcPr>
              <w:sdt>
                <w:sdtPr>
                  <w:id w:val="-454604928"/>
                  <w:tag w:val="goog_rdk_29"/>
                </w:sdtPr>
                <w:sdtContent>
                  <w:p w:rsidR="00000000" w:rsidDel="00000000" w:rsidP="00000000" w:rsidRDefault="00000000" w:rsidRPr="00000000" w14:paraId="000000A7">
                    <w:pPr>
                      <w:rPr>
                        <w:ins w:author="andualem.walelign@ati.gov.et" w:id="4" w:date="2026-09-24T09:23:37Z"/>
                        <w:rFonts w:ascii="Open Sans" w:cs="Open Sans" w:eastAsia="Open Sans" w:hAnsi="Open Sans"/>
                        <w:sz w:val="21"/>
                        <w:szCs w:val="21"/>
                        <w:rPrChange w:author="andualem.walelign@ati.gov.et" w:id="5" w:date="2026-09-24T09:23:37Z">
                          <w:rPr>
                            <w:rFonts w:ascii="Open Sans" w:cs="Open Sans" w:eastAsia="Open Sans" w:hAnsi="Open Sans"/>
                            <w:sz w:val="21"/>
                            <w:szCs w:val="21"/>
                          </w:rPr>
                        </w:rPrChange>
                      </w:rPr>
                    </w:pPr>
                    <w:sdt>
                      <w:sdtPr>
                        <w:id w:val="995494492"/>
                        <w:tag w:val="goog_rdk_24"/>
                      </w:sdtPr>
                      <w:sdtContent>
                        <w:ins w:author="andualem.walelign@ati.gov.et" w:id="4" w:date="2026-09-24T09:23:37Z"/>
                        <w:sdt>
                          <w:sdtPr>
                            <w:id w:val="1956778458"/>
                            <w:tag w:val="goog_rdk_25"/>
                          </w:sdtPr>
                          <w:sdtContent>
                            <w:commentRangeStart w:id="9"/>
                          </w:sdtContent>
                        </w:sdt>
                        <w:ins w:author="andualem.walelign@ati.gov.et" w:id="4" w:date="2026-09-24T09:23:37Z">
                          <w:sdt>
                            <w:sdtPr>
                              <w:id w:val="1143499066"/>
                              <w:tag w:val="goog_rdk_27"/>
                            </w:sdtPr>
                            <w:sdtContent>
                              <w:commentRangeStart w:id="9"/>
                            </w:sdtContent>
                          </w:sdt>
                          <w:commentRangeEnd w:id="9"/>
                          <w:r w:rsidDel="00000000" w:rsidR="00000000" w:rsidRPr="00000000">
                            <w:commentReference w:id="9"/>
                          </w:r>
                          <w:sdt>
                            <w:sdtPr>
                              <w:id w:val="902101523"/>
                              <w:tag w:val="goog_rdk_28"/>
                            </w:sdtPr>
                            <w:sdtContent>
                              <w:r w:rsidDel="00000000" w:rsidR="00000000" w:rsidRPr="00000000">
                                <w:rPr>
                                  <w:rtl w:val="0"/>
                                </w:rPr>
                              </w:r>
                            </w:sdtContent>
                          </w:sdt>
                        </w:ins>
                      </w:sdtContent>
                    </w:sdt>
                  </w:p>
                </w:sdtContent>
              </w:sdt>
            </w:tc>
            <w:tc>
              <w:tcPr>
                <w:tcBorders>
                  <w:top w:color="d1d1d1" w:space="0" w:sz="4" w:val="single"/>
                  <w:left w:color="d1d1d1" w:space="0" w:sz="4" w:val="single"/>
                  <w:bottom w:color="d1d1d1" w:space="0" w:sz="4" w:val="single"/>
                  <w:right w:color="d1d1d1" w:space="0" w:sz="4" w:val="single"/>
                </w:tcBorders>
              </w:tcPr>
              <w:sdt>
                <w:sdtPr>
                  <w:id w:val="987894391"/>
                  <w:tag w:val="goog_rdk_32"/>
                </w:sdtPr>
                <w:sdtContent>
                  <w:p w:rsidR="00000000" w:rsidDel="00000000" w:rsidP="00000000" w:rsidRDefault="00000000" w:rsidRPr="00000000" w14:paraId="000000A8">
                    <w:pPr>
                      <w:jc w:val="both"/>
                      <w:rPr>
                        <w:ins w:author="andualem.walelign@ati.gov.et" w:id="4" w:date="2026-09-24T09:23:37Z"/>
                        <w:rFonts w:ascii="Open Sans" w:cs="Open Sans" w:eastAsia="Open Sans" w:hAnsi="Open Sans"/>
                        <w:sz w:val="21"/>
                        <w:szCs w:val="21"/>
                        <w:rPrChange w:author="andualem.walelign@ati.gov.et" w:id="5" w:date="2026-09-24T09:23:37Z">
                          <w:rPr>
                            <w:rFonts w:ascii="Open Sans" w:cs="Open Sans" w:eastAsia="Open Sans" w:hAnsi="Open Sans"/>
                            <w:sz w:val="21"/>
                            <w:szCs w:val="21"/>
                          </w:rPr>
                        </w:rPrChange>
                      </w:rPr>
                    </w:pPr>
                    <w:sdt>
                      <w:sdtPr>
                        <w:id w:val="1567022792"/>
                        <w:tag w:val="goog_rdk_30"/>
                      </w:sdtPr>
                      <w:sdtContent>
                        <w:ins w:author="andualem.walelign@ati.gov.et" w:id="4" w:date="2026-09-24T09:23:37Z"/>
                        <w:sdt>
                          <w:sdtPr>
                            <w:id w:val="2049248993"/>
                            <w:tag w:val="goog_rdk_31"/>
                          </w:sdtPr>
                          <w:sdtContent>
                            <w:ins w:author="andualem.walelign@ati.gov.et" w:id="4" w:date="2026-09-24T09:23:37Z">
                              <w:r w:rsidDel="00000000" w:rsidR="00000000" w:rsidRPr="00000000">
                                <w:rPr>
                                  <w:rtl w:val="0"/>
                                </w:rPr>
                              </w:r>
                            </w:ins>
                          </w:sdtContent>
                        </w:sdt>
                        <w:ins w:author="andualem.walelign@ati.gov.et" w:id="4" w:date="2026-09-24T09:23:37Z"/>
                      </w:sdtContent>
                    </w:sdt>
                  </w:p>
                </w:sdtContent>
              </w:sdt>
            </w:tc>
            <w:tc>
              <w:tcPr>
                <w:tcBorders>
                  <w:top w:color="d1d1d1" w:space="0" w:sz="4" w:val="single"/>
                  <w:left w:color="d1d1d1" w:space="0" w:sz="4" w:val="single"/>
                  <w:bottom w:color="d1d1d1" w:space="0" w:sz="4" w:val="single"/>
                  <w:right w:color="d1d1d1" w:space="0" w:sz="4" w:val="single"/>
                </w:tcBorders>
              </w:tcPr>
              <w:sdt>
                <w:sdtPr>
                  <w:id w:val="241156366"/>
                  <w:tag w:val="goog_rdk_35"/>
                </w:sdtPr>
                <w:sdtContent>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andualem.walelign@ati.gov.et" w:id="4" w:date="2026-09-24T09:23:37Z"/>
                        <w:rFonts w:ascii="Open Sans" w:cs="Open Sans" w:eastAsia="Open Sans" w:hAnsi="Open Sans"/>
                        <w:sz w:val="21"/>
                        <w:szCs w:val="21"/>
                        <w:rPrChange w:author="andualem.walelign@ati.gov.et" w:id="5" w:date="2026-09-24T09:23:37Z">
                          <w:rPr>
                            <w:rFonts w:ascii="Open Sans" w:cs="Open Sans" w:eastAsia="Open Sans" w:hAnsi="Open Sans"/>
                            <w:sz w:val="21"/>
                            <w:szCs w:val="21"/>
                          </w:rPr>
                        </w:rPrChange>
                      </w:rPr>
                    </w:pPr>
                    <w:sdt>
                      <w:sdtPr>
                        <w:id w:val="-156196195"/>
                        <w:tag w:val="goog_rdk_33"/>
                      </w:sdtPr>
                      <w:sdtContent>
                        <w:ins w:author="andualem.walelign@ati.gov.et" w:id="4" w:date="2026-09-24T09:23:37Z"/>
                        <w:sdt>
                          <w:sdtPr>
                            <w:id w:val="1355058206"/>
                            <w:tag w:val="goog_rdk_34"/>
                          </w:sdtPr>
                          <w:sdtContent>
                            <w:ins w:author="andualem.walelign@ati.gov.et" w:id="4" w:date="2026-09-24T09:23:37Z">
                              <w:r w:rsidDel="00000000" w:rsidR="00000000" w:rsidRPr="00000000">
                                <w:rPr>
                                  <w:rtl w:val="0"/>
                                </w:rPr>
                              </w:r>
                            </w:ins>
                          </w:sdtContent>
                        </w:sdt>
                        <w:ins w:author="andualem.walelign@ati.gov.et" w:id="4" w:date="2026-09-24T09:23:37Z"/>
                      </w:sdtContent>
                    </w:sdt>
                  </w:p>
                </w:sdtContent>
              </w:sdt>
            </w:tc>
          </w:tr>
        </w:sdtContent>
      </w:sdt>
      <w:tr>
        <w:trPr>
          <w:cantSplit w:val="0"/>
          <w:trHeight w:val="300" w:hRule="atLeast"/>
          <w:tblHeader w:val="0"/>
        </w:trPr>
        <w:tc>
          <w:tcPr>
            <w:tcBorders>
              <w:top w:color="d1d1d1" w:space="0" w:sz="4" w:val="single"/>
              <w:left w:color="d1d1d1" w:space="0" w:sz="4" w:val="single"/>
              <w:bottom w:color="d1d1d1" w:space="0" w:sz="4" w:val="single"/>
              <w:right w:color="d1d1d1" w:space="0" w:sz="4" w:val="single"/>
            </w:tcBorders>
            <w:vAlign w:val="center"/>
          </w:tcPr>
          <w:p w:rsidR="00000000" w:rsidDel="00000000" w:rsidP="00000000" w:rsidRDefault="00000000" w:rsidRPr="00000000" w14:paraId="000000AA">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Production Readiness and Go-Live</w:t>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B">
            <w:pPr>
              <w:jc w:val="both"/>
              <w:rPr>
                <w:rFonts w:ascii="Open Sans" w:cs="Open Sans" w:eastAsia="Open Sans" w:hAnsi="Open Sans"/>
              </w:rPr>
            </w:pPr>
            <w:r w:rsidDel="00000000" w:rsidR="00000000" w:rsidRPr="00000000">
              <w:rPr>
                <w:rFonts w:ascii="Open Sans" w:cs="Open Sans" w:eastAsia="Open Sans" w:hAnsi="Open Sans"/>
                <w:sz w:val="21"/>
                <w:szCs w:val="21"/>
                <w:rtl w:val="0"/>
              </w:rPr>
              <w:t xml:space="preserve">1- Nov - 2026</w:t>
            </w:r>
            <w:r w:rsidDel="00000000" w:rsidR="00000000" w:rsidRPr="00000000">
              <w:rPr>
                <w:rtl w:val="0"/>
              </w:rPr>
            </w:r>
          </w:p>
        </w:tc>
        <w:tc>
          <w:tcPr>
            <w:tcBorders>
              <w:top w:color="d1d1d1" w:space="0" w:sz="4" w:val="single"/>
              <w:left w:color="d1d1d1" w:space="0" w:sz="4" w:val="single"/>
              <w:bottom w:color="d1d1d1" w:space="0" w:sz="4" w:val="single"/>
              <w:right w:color="d1d1d1"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UAT approval/sign-off, resolution of critical defects, production infrastructure readiness, security/access approval, deployment authorization, and production readiness.</w:t>
            </w:r>
          </w:p>
        </w:tc>
      </w:tr>
    </w:tbl>
    <w:p w:rsidR="00000000" w:rsidDel="00000000" w:rsidP="00000000" w:rsidRDefault="00000000" w:rsidRPr="00000000" w14:paraId="000000AD">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7. Stakeholders</w:t>
      </w:r>
      <w:r w:rsidDel="00000000" w:rsidR="00000000" w:rsidRPr="00000000">
        <w:rPr>
          <w:rtl w:val="0"/>
        </w:rPr>
      </w:r>
    </w:p>
    <w:tbl>
      <w:tblPr>
        <w:tblStyle w:val="Table6"/>
        <w:tblW w:w="1008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5"/>
        <w:gridCol w:w="2355"/>
        <w:gridCol w:w="3840"/>
        <w:gridCol w:w="1680"/>
        <w:tblGridChange w:id="0">
          <w:tblGrid>
            <w:gridCol w:w="2205"/>
            <w:gridCol w:w="2355"/>
            <w:gridCol w:w="3840"/>
            <w:gridCol w:w="1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f5496" w:val="clear"/>
            <w:tcMar>
              <w:top w:w="80.0" w:type="dxa"/>
              <w:left w:w="100.0" w:type="dxa"/>
              <w:bottom w:w="80.0" w:type="dxa"/>
              <w:right w:w="100.0" w:type="dxa"/>
            </w:tcMar>
          </w:tcPr>
          <w:p w:rsidR="00000000" w:rsidDel="00000000" w:rsidP="00000000" w:rsidRDefault="00000000" w:rsidRPr="00000000" w14:paraId="000000AE">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18"/>
                <w:szCs w:val="18"/>
                <w:rtl w:val="0"/>
              </w:rPr>
              <w:t xml:space="preserve">Name</w:t>
            </w:r>
            <w:r w:rsidDel="00000000" w:rsidR="00000000" w:rsidRPr="00000000">
              <w:rPr>
                <w:rtl w:val="0"/>
              </w:rPr>
            </w:r>
          </w:p>
          <w:p w:rsidR="00000000" w:rsidDel="00000000" w:rsidP="00000000" w:rsidRDefault="00000000" w:rsidRPr="00000000" w14:paraId="000000AF">
            <w:pPr>
              <w:jc w:val="both"/>
              <w:rPr>
                <w:rFonts w:ascii="Open Sans" w:cs="Open Sans" w:eastAsia="Open Sans" w:hAnsi="Open Sans"/>
                <w:b w:val="1"/>
                <w:bCs w:val="1"/>
                <w:color w:val="ffffff"/>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00.0" w:type="dxa"/>
              <w:bottom w:w="80.0" w:type="dxa"/>
              <w:right w:w="100.0" w:type="dxa"/>
            </w:tcMar>
          </w:tcPr>
          <w:p w:rsidR="00000000" w:rsidDel="00000000" w:rsidP="00000000" w:rsidRDefault="00000000" w:rsidRPr="00000000" w14:paraId="000000B0">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00.0" w:type="dxa"/>
              <w:bottom w:w="80.0" w:type="dxa"/>
              <w:right w:w="100.0" w:type="dxa"/>
            </w:tcMar>
          </w:tcPr>
          <w:p w:rsidR="00000000" w:rsidDel="00000000" w:rsidP="00000000" w:rsidRDefault="00000000" w:rsidRPr="00000000" w14:paraId="000000B1">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color w:val="ffffff"/>
                <w:sz w:val="18"/>
                <w:szCs w:val="18"/>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f5496" w:val="clear"/>
            <w:tcMar>
              <w:top w:w="80.0" w:type="dxa"/>
              <w:left w:w="100.0" w:type="dxa"/>
              <w:bottom w:w="80.0" w:type="dxa"/>
              <w:right w:w="100.0" w:type="dxa"/>
            </w:tcMar>
          </w:tcPr>
          <w:p w:rsidR="00000000" w:rsidDel="00000000" w:rsidP="00000000" w:rsidRDefault="00000000" w:rsidRPr="00000000" w14:paraId="000000B2">
            <w:pPr>
              <w:jc w:val="both"/>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Interest/</w:t>
            </w:r>
          </w:p>
          <w:p w:rsidR="00000000" w:rsidDel="00000000" w:rsidP="00000000" w:rsidRDefault="00000000" w:rsidRPr="00000000" w14:paraId="000000B3">
            <w:pPr>
              <w:jc w:val="both"/>
              <w:rPr>
                <w:rFonts w:ascii="Open Sans" w:cs="Open Sans" w:eastAsia="Open Sans" w:hAnsi="Open Sans"/>
                <w:sz w:val="18"/>
                <w:szCs w:val="18"/>
              </w:rPr>
            </w:pPr>
            <w:r w:rsidDel="00000000" w:rsidR="00000000" w:rsidRPr="00000000">
              <w:rPr>
                <w:rFonts w:ascii="Open Sans" w:cs="Open Sans" w:eastAsia="Open Sans" w:hAnsi="Open Sans"/>
                <w:b w:val="1"/>
                <w:bCs w:val="1"/>
                <w:color w:val="ffffff"/>
                <w:sz w:val="18"/>
                <w:szCs w:val="18"/>
                <w:rtl w:val="0"/>
              </w:rPr>
              <w:t xml:space="preserve">Influence</w:t>
            </w:r>
            <w:r w:rsidDel="00000000" w:rsidR="00000000" w:rsidRPr="00000000">
              <w:rPr>
                <w:rtl w:val="0"/>
              </w:rPr>
            </w:r>
          </w:p>
        </w:tc>
      </w:tr>
      <w:sdt>
        <w:sdtPr>
          <w:id w:val="1773521395"/>
          <w:tag w:val="goog_rdk_37"/>
        </w:sdtPr>
        <w:sdtContent>
          <w:tr>
            <w:trPr>
              <w:cantSplit w:val="0"/>
              <w:tblHeader w:val="0"/>
              <w:ins w:author="andualem.walelign@ati.gov.et" w:id="6" w:date="2026-09-24T11:47:47Z"/>
            </w:trPr>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sdt>
                <w:sdtPr>
                  <w:id w:val="1509088140"/>
                  <w:tag w:val="goog_rdk_40"/>
                </w:sdtPr>
                <w:sdtContent>
                  <w:p w:rsidR="00000000" w:rsidDel="00000000" w:rsidP="00000000" w:rsidRDefault="00000000" w:rsidRPr="00000000" w14:paraId="000000B4">
                    <w:pPr>
                      <w:spacing w:line="276" w:lineRule="auto"/>
                      <w:rPr>
                        <w:ins w:author="andualem.walelign@ati.gov.et" w:id="6" w:date="2026-09-24T11:47:47Z"/>
                        <w:rFonts w:ascii="Open Sans" w:cs="Open Sans" w:eastAsia="Open Sans" w:hAnsi="Open Sans"/>
                        <w:sz w:val="21"/>
                        <w:szCs w:val="21"/>
                        <w:rPrChange w:author="andualem.walelign@ati.gov.et" w:id="7" w:date="2026-09-24T11:47:47Z">
                          <w:rPr>
                            <w:rFonts w:ascii="Open Sans" w:cs="Open Sans" w:eastAsia="Open Sans" w:hAnsi="Open Sans"/>
                            <w:sz w:val="18"/>
                            <w:szCs w:val="18"/>
                          </w:rPr>
                        </w:rPrChange>
                      </w:rPr>
                    </w:pPr>
                    <w:sdt>
                      <w:sdtPr>
                        <w:id w:val="475269332"/>
                        <w:tag w:val="goog_rdk_38"/>
                      </w:sdtPr>
                      <w:sdtContent>
                        <w:ins w:author="andualem.walelign@ati.gov.et" w:id="6" w:date="2026-09-24T11:47:47Z"/>
                        <w:sdt>
                          <w:sdtPr>
                            <w:id w:val="2006558165"/>
                            <w:tag w:val="goog_rdk_39"/>
                          </w:sdtPr>
                          <w:sdtContent>
                            <w:ins w:author="andualem.walelign@ati.gov.et" w:id="6" w:date="2026-09-24T11:47:47Z">
                              <w:r w:rsidDel="00000000" w:rsidR="00000000" w:rsidRPr="00000000">
                                <w:rPr>
                                  <w:rtl w:val="0"/>
                                </w:rPr>
                              </w:r>
                            </w:ins>
                          </w:sdtContent>
                        </w:sdt>
                        <w:ins w:author="andualem.walelign@ati.gov.et" w:id="6" w:date="2026-09-24T11:47:47Z"/>
                      </w:sdtContent>
                    </w:sdt>
                  </w:p>
                </w:sdtContent>
              </w:sdt>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sdt>
                <w:sdtPr>
                  <w:id w:val="1851308977"/>
                  <w:tag w:val="goog_rdk_43"/>
                </w:sdtPr>
                <w:sdtContent>
                  <w:p w:rsidR="00000000" w:rsidDel="00000000" w:rsidP="00000000" w:rsidRDefault="00000000" w:rsidRPr="00000000" w14:paraId="000000B5">
                    <w:pPr>
                      <w:spacing w:line="276" w:lineRule="auto"/>
                      <w:rPr>
                        <w:ins w:author="andualem.walelign@ati.gov.et" w:id="6" w:date="2026-09-24T11:47:47Z"/>
                        <w:rFonts w:ascii="Open Sans" w:cs="Open Sans" w:eastAsia="Open Sans" w:hAnsi="Open Sans"/>
                        <w:sz w:val="21"/>
                        <w:szCs w:val="21"/>
                        <w:rPrChange w:author="andualem.walelign@ati.gov.et" w:id="7" w:date="2026-09-24T11:47:47Z">
                          <w:rPr>
                            <w:rFonts w:ascii="Open Sans" w:cs="Open Sans" w:eastAsia="Open Sans" w:hAnsi="Open Sans"/>
                            <w:sz w:val="18"/>
                            <w:szCs w:val="18"/>
                          </w:rPr>
                        </w:rPrChange>
                      </w:rPr>
                    </w:pPr>
                    <w:sdt>
                      <w:sdtPr>
                        <w:id w:val="1434939265"/>
                        <w:tag w:val="goog_rdk_41"/>
                      </w:sdtPr>
                      <w:sdtContent>
                        <w:ins w:author="andualem.walelign@ati.gov.et" w:id="6" w:date="2026-09-24T11:47:47Z"/>
                        <w:sdt>
                          <w:sdtPr>
                            <w:id w:val="1110456317"/>
                            <w:tag w:val="goog_rdk_42"/>
                          </w:sdtPr>
                          <w:sdtContent>
                            <w:ins w:author="andualem.walelign@ati.gov.et" w:id="6" w:date="2026-09-24T11:47:47Z">
                              <w:r w:rsidDel="00000000" w:rsidR="00000000" w:rsidRPr="00000000">
                                <w:rPr>
                                  <w:rtl w:val="0"/>
                                </w:rPr>
                              </w:r>
                            </w:ins>
                          </w:sdtContent>
                        </w:sdt>
                        <w:ins w:author="andualem.walelign@ati.gov.et" w:id="6" w:date="2026-09-24T11:47:47Z"/>
                      </w:sdtContent>
                    </w:sdt>
                  </w:p>
                </w:sdtContent>
              </w:sdt>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sdt>
                <w:sdtPr>
                  <w:id w:val="52940672"/>
                  <w:tag w:val="goog_rdk_46"/>
                </w:sdtPr>
                <w:sdtContent>
                  <w:p w:rsidR="00000000" w:rsidDel="00000000" w:rsidP="00000000" w:rsidRDefault="00000000" w:rsidRPr="00000000" w14:paraId="000000B6">
                    <w:pPr>
                      <w:spacing w:line="276" w:lineRule="auto"/>
                      <w:rPr>
                        <w:ins w:author="andualem.walelign@ati.gov.et" w:id="6" w:date="2026-09-24T11:47:47Z"/>
                        <w:rFonts w:ascii="Open Sans" w:cs="Open Sans" w:eastAsia="Open Sans" w:hAnsi="Open Sans"/>
                        <w:sz w:val="21"/>
                        <w:szCs w:val="21"/>
                        <w:rPrChange w:author="andualem.walelign@ati.gov.et" w:id="7" w:date="2026-09-24T11:47:47Z">
                          <w:rPr>
                            <w:rFonts w:ascii="Open Sans" w:cs="Open Sans" w:eastAsia="Open Sans" w:hAnsi="Open Sans"/>
                            <w:sz w:val="18"/>
                            <w:szCs w:val="18"/>
                          </w:rPr>
                        </w:rPrChange>
                      </w:rPr>
                    </w:pPr>
                    <w:sdt>
                      <w:sdtPr>
                        <w:id w:val="-1569435699"/>
                        <w:tag w:val="goog_rdk_44"/>
                      </w:sdtPr>
                      <w:sdtContent>
                        <w:ins w:author="andualem.walelign@ati.gov.et" w:id="6" w:date="2026-09-24T11:47:47Z"/>
                        <w:sdt>
                          <w:sdtPr>
                            <w:id w:val="-594642531"/>
                            <w:tag w:val="goog_rdk_45"/>
                          </w:sdtPr>
                          <w:sdtContent>
                            <w:ins w:author="andualem.walelign@ati.gov.et" w:id="6" w:date="2026-09-24T11:47:47Z">
                              <w:r w:rsidDel="00000000" w:rsidR="00000000" w:rsidRPr="00000000">
                                <w:rPr>
                                  <w:rtl w:val="0"/>
                                </w:rPr>
                              </w:r>
                            </w:ins>
                          </w:sdtContent>
                        </w:sdt>
                        <w:ins w:author="andualem.walelign@ati.gov.et" w:id="6" w:date="2026-09-24T11:47:47Z"/>
                      </w:sdtContent>
                    </w:sdt>
                  </w:p>
                </w:sdtContent>
              </w:sdt>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sdt>
                <w:sdtPr>
                  <w:id w:val="-1305032396"/>
                  <w:tag w:val="goog_rdk_49"/>
                </w:sdtPr>
                <w:sdtContent>
                  <w:p w:rsidR="00000000" w:rsidDel="00000000" w:rsidP="00000000" w:rsidRDefault="00000000" w:rsidRPr="00000000" w14:paraId="000000B7">
                    <w:pPr>
                      <w:spacing w:line="276" w:lineRule="auto"/>
                      <w:jc w:val="both"/>
                      <w:rPr>
                        <w:ins w:author="andualem.walelign@ati.gov.et" w:id="6" w:date="2026-09-24T11:47:47Z"/>
                        <w:rFonts w:ascii="Open Sans" w:cs="Open Sans" w:eastAsia="Open Sans" w:hAnsi="Open Sans"/>
                        <w:sz w:val="21"/>
                        <w:szCs w:val="21"/>
                        <w:rPrChange w:author="andualem.walelign@ati.gov.et" w:id="7" w:date="2026-09-24T11:47:47Z">
                          <w:rPr>
                            <w:rFonts w:ascii="Open Sans" w:cs="Open Sans" w:eastAsia="Open Sans" w:hAnsi="Open Sans"/>
                            <w:sz w:val="18"/>
                            <w:szCs w:val="18"/>
                          </w:rPr>
                        </w:rPrChange>
                      </w:rPr>
                    </w:pPr>
                    <w:sdt>
                      <w:sdtPr>
                        <w:id w:val="1137814113"/>
                        <w:tag w:val="goog_rdk_47"/>
                      </w:sdtPr>
                      <w:sdtContent>
                        <w:ins w:author="andualem.walelign@ati.gov.et" w:id="6" w:date="2026-09-24T11:47:47Z"/>
                        <w:sdt>
                          <w:sdtPr>
                            <w:id w:val="-339012845"/>
                            <w:tag w:val="goog_rdk_48"/>
                          </w:sdtPr>
                          <w:sdtContent>
                            <w:ins w:author="andualem.walelign@ati.gov.et" w:id="6" w:date="2026-09-24T11:47:47Z">
                              <w:r w:rsidDel="00000000" w:rsidR="00000000" w:rsidRPr="00000000">
                                <w:rPr>
                                  <w:rtl w:val="0"/>
                                </w:rPr>
                              </w:r>
                            </w:ins>
                          </w:sdtContent>
                        </w:sdt>
                        <w:ins w:author="andualem.walelign@ati.gov.et" w:id="6" w:date="2026-09-24T11:47:47Z"/>
                      </w:sdtContent>
                    </w:sdt>
                  </w:p>
                </w:sdtContent>
              </w:sdt>
            </w:tc>
          </w:tr>
        </w:sdtContent>
      </w:sdt>
      <w:tr>
        <w:trPr>
          <w:cantSplit w:val="0"/>
          <w:tblHeader w:val="0"/>
        </w:trPr>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p w:rsidR="00000000" w:rsidDel="00000000" w:rsidP="00000000" w:rsidRDefault="00000000" w:rsidRPr="00000000" w14:paraId="000000B8">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Agricultural Transformation Institute (ATI)</w:t>
            </w:r>
          </w:p>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p w:rsidR="00000000" w:rsidDel="00000000" w:rsidP="00000000" w:rsidRDefault="00000000" w:rsidRPr="00000000" w14:paraId="000000B9">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Custodian of the platform</w:t>
            </w:r>
          </w:p>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p w:rsidR="00000000" w:rsidDel="00000000" w:rsidP="00000000" w:rsidRDefault="00000000" w:rsidRPr="00000000" w14:paraId="000000BA">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Provide strategic direction, project approval, registry access, infrastructure coordination, UAT approval, and overall governance.</w:t>
            </w:r>
          </w:p>
        </w:tc>
        <w:tc>
          <w:tcPr>
            <w:tcBorders>
              <w:top w:color="cccccc" w:space="0" w:sz="4" w:val="single"/>
              <w:left w:color="cccccc" w:space="0" w:sz="4" w:val="single"/>
              <w:bottom w:color="cccccc" w:space="0" w:sz="4" w:val="single"/>
              <w:right w:color="cccccc" w:space="0" w:sz="4" w:val="single"/>
            </w:tcBorders>
            <w:tcMar>
              <w:top w:w="20.0" w:type="dxa"/>
              <w:left w:w="20.0" w:type="dxa"/>
              <w:bottom w:w="20.0" w:type="dxa"/>
              <w:right w:w="20.0" w:type="dxa"/>
            </w:tcMar>
          </w:tcPr>
          <w:p w:rsidR="00000000" w:rsidDel="00000000" w:rsidP="00000000" w:rsidRDefault="00000000" w:rsidRPr="00000000" w14:paraId="000000BB">
            <w:pPr>
              <w:spacing w:line="276"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BC">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Center for Open Societal Systems</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BD">
            <w:pPr>
              <w:spacing w:line="276"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Program Owner</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BE">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Provide program governance, strategic oversight, stakeholder coordination, and support for OpenAgriNet implementation.</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BF">
            <w:pPr>
              <w:spacing w:line="276"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0">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Protean eGov</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1">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Delivery Partner / Owner of Deliverables</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2">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Design, develop, integrate, document, deploy, train, and support the development and implementation.</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3">
            <w:pPr>
              <w:spacing w:line="276"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4">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Ministry of Agriculture Crop and Horticulture Sector</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5">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Source Registry Stakeholder</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6">
            <w:pPr>
              <w:spacing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Support existing registry integration, data synchronization, profile structures, and registry interoperability.</w:t>
            </w:r>
          </w:p>
        </w:tc>
        <w:tc>
          <w:tcPr>
            <w:tcBorders>
              <w:top w:color="cccccc" w:space="0" w:sz="4" w:val="single"/>
              <w:left w:color="cccccc" w:space="0" w:sz="4" w:val="single"/>
              <w:bottom w:color="cccccc" w:space="0" w:sz="4" w:val="single"/>
              <w:right w:color="cccccc" w:space="0" w:sz="4" w:val="single"/>
            </w:tcBorders>
            <w:tcMar>
              <w:left w:w="0.0" w:type="dxa"/>
              <w:right w:w="0.0" w:type="dxa"/>
            </w:tcMar>
          </w:tcPr>
          <w:p w:rsidR="00000000" w:rsidDel="00000000" w:rsidP="00000000" w:rsidRDefault="00000000" w:rsidRPr="00000000" w14:paraId="000000C7">
            <w:pPr>
              <w:spacing w:line="276"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r>
      <w:sdt>
        <w:sdtPr>
          <w:id w:val="1354400375"/>
          <w:tag w:val="goog_rdk_54"/>
        </w:sdtPr>
        <w:sdtContent>
          <w:tr>
            <w:trPr>
              <w:cantSplit w:val="0"/>
              <w:tblHeader w:val="0"/>
              <w:ins w:author="andualem.walelign@ati.gov.et" w:id="8" w:date="2026-09-24T09:31:52Z"/>
            </w:trPr>
            <w:tc>
              <w:tcPr>
                <w:tcBorders>
                  <w:top w:color="cccccc" w:space="0" w:sz="4" w:val="single"/>
                  <w:left w:color="cccccc" w:space="0" w:sz="4" w:val="single"/>
                  <w:bottom w:color="cccccc" w:space="0" w:sz="4" w:val="single"/>
                  <w:right w:color="cccccc" w:space="0" w:sz="4" w:val="single"/>
                </w:tcBorders>
                <w:tcMar>
                  <w:left w:w="0.0" w:type="dxa"/>
                  <w:right w:w="0.0" w:type="dxa"/>
                </w:tcMar>
              </w:tcPr>
              <w:sdt>
                <w:sdtPr>
                  <w:id w:val="-566987913"/>
                  <w:tag w:val="goog_rdk_58"/>
                </w:sdtPr>
                <w:sdtContent>
                  <w:p w:rsidR="00000000" w:rsidDel="00000000" w:rsidP="00000000" w:rsidRDefault="00000000" w:rsidRPr="00000000" w14:paraId="000000C8">
                    <w:pPr>
                      <w:spacing w:line="276" w:lineRule="auto"/>
                      <w:rPr>
                        <w:ins w:author="andualem.walelign@ati.gov.et" w:id="8" w:date="2026-09-24T09:31:52Z"/>
                        <w:rFonts w:ascii="Open Sans" w:cs="Open Sans" w:eastAsia="Open Sans" w:hAnsi="Open Sans"/>
                        <w:sz w:val="21"/>
                        <w:szCs w:val="21"/>
                        <w:rPrChange w:author="andualem.walelign@ati.gov.et" w:id="9" w:date="2026-09-24T09:31:52Z">
                          <w:rPr>
                            <w:rFonts w:ascii="Open Sans" w:cs="Open Sans" w:eastAsia="Open Sans" w:hAnsi="Open Sans"/>
                            <w:sz w:val="21"/>
                            <w:szCs w:val="21"/>
                          </w:rPr>
                        </w:rPrChange>
                      </w:rPr>
                    </w:pPr>
                    <w:sdt>
                      <w:sdtPr>
                        <w:id w:val="-726426230"/>
                        <w:tag w:val="goog_rdk_51"/>
                      </w:sdtPr>
                      <w:sdtContent>
                        <w:ins w:author="andualem.walelign@ati.gov.et" w:id="8" w:date="2026-09-24T09:31:52Z"/>
                        <w:sdt>
                          <w:sdtPr>
                            <w:id w:val="496990425"/>
                            <w:tag w:val="goog_rdk_52"/>
                          </w:sdtPr>
                          <w:sdtContent>
                            <w:commentRangeStart w:id="10"/>
                          </w:sdtContent>
                        </w:sdt>
                        <w:ins w:author="andualem.walelign@ati.gov.et" w:id="8" w:date="2026-09-24T09:31:52Z">
                          <w:sdt>
                            <w:sdtPr>
                              <w:id w:val="779793508"/>
                              <w:tag w:val="goog_rdk_53"/>
                            </w:sdtPr>
                            <w:sdtContent>
                              <w:commentRangeStart w:id="11"/>
                            </w:sdtContent>
                          </w:sdt>
                          <w:sdt>
                            <w:sdtPr>
                              <w:id w:val="-1350732460"/>
                              <w:tag w:val="goog_rdk_55"/>
                            </w:sdtPr>
                            <w:sdtContent>
                              <w:commentRangeStart w:id="10"/>
                            </w:sdtContent>
                          </w:sdt>
                          <w:commentRangeEnd w:id="10"/>
                          <w:r w:rsidDel="00000000" w:rsidR="00000000" w:rsidRPr="00000000">
                            <w:commentReference w:id="10"/>
                          </w:r>
                          <w:sdt>
                            <w:sdtPr>
                              <w:id w:val="623095151"/>
                              <w:tag w:val="goog_rdk_56"/>
                            </w:sdtPr>
                            <w:sdtContent>
                              <w:commentRangeStart w:id="11"/>
                            </w:sdtContent>
                          </w:sdt>
                          <w:commentRangeEnd w:id="11"/>
                          <w:r w:rsidDel="00000000" w:rsidR="00000000" w:rsidRPr="00000000">
                            <w:commentReference w:id="11"/>
                          </w:r>
                          <w:sdt>
                            <w:sdtPr>
                              <w:id w:val="-573674032"/>
                              <w:tag w:val="goog_rdk_57"/>
                            </w:sdtPr>
                            <w:sdtContent>
                              <w:r w:rsidDel="00000000" w:rsidR="00000000" w:rsidRPr="00000000">
                                <w:rPr>
                                  <w:rtl w:val="0"/>
                                </w:rPr>
                              </w:r>
                            </w:sdtContent>
                          </w:sdt>
                        </w:ins>
                      </w:sdtContent>
                    </w:sdt>
                  </w:p>
                </w:sdtContent>
              </w:sdt>
            </w:tc>
            <w:tc>
              <w:tcPr>
                <w:tcBorders>
                  <w:top w:color="cccccc" w:space="0" w:sz="4" w:val="single"/>
                  <w:left w:color="cccccc" w:space="0" w:sz="4" w:val="single"/>
                  <w:bottom w:color="cccccc" w:space="0" w:sz="4" w:val="single"/>
                  <w:right w:color="cccccc" w:space="0" w:sz="4" w:val="single"/>
                </w:tcBorders>
                <w:tcMar>
                  <w:left w:w="0.0" w:type="dxa"/>
                  <w:right w:w="0.0" w:type="dxa"/>
                </w:tcMar>
              </w:tcPr>
              <w:sdt>
                <w:sdtPr>
                  <w:id w:val="-2140534621"/>
                  <w:tag w:val="goog_rdk_61"/>
                </w:sdtPr>
                <w:sdtContent>
                  <w:p w:rsidR="00000000" w:rsidDel="00000000" w:rsidP="00000000" w:rsidRDefault="00000000" w:rsidRPr="00000000" w14:paraId="000000C9">
                    <w:pPr>
                      <w:spacing w:line="276" w:lineRule="auto"/>
                      <w:rPr>
                        <w:ins w:author="andualem.walelign@ati.gov.et" w:id="8" w:date="2026-09-24T09:31:52Z"/>
                        <w:rFonts w:ascii="Open Sans" w:cs="Open Sans" w:eastAsia="Open Sans" w:hAnsi="Open Sans"/>
                        <w:sz w:val="21"/>
                        <w:szCs w:val="21"/>
                        <w:rPrChange w:author="andualem.walelign@ati.gov.et" w:id="9" w:date="2026-09-24T09:31:52Z">
                          <w:rPr>
                            <w:rFonts w:ascii="Open Sans" w:cs="Open Sans" w:eastAsia="Open Sans" w:hAnsi="Open Sans"/>
                            <w:sz w:val="21"/>
                            <w:szCs w:val="21"/>
                          </w:rPr>
                        </w:rPrChange>
                      </w:rPr>
                    </w:pPr>
                    <w:sdt>
                      <w:sdtPr>
                        <w:id w:val="383738447"/>
                        <w:tag w:val="goog_rdk_59"/>
                      </w:sdtPr>
                      <w:sdtContent>
                        <w:ins w:author="andualem.walelign@ati.gov.et" w:id="8" w:date="2026-09-24T09:31:52Z"/>
                        <w:sdt>
                          <w:sdtPr>
                            <w:id w:val="1402538835"/>
                            <w:tag w:val="goog_rdk_60"/>
                          </w:sdtPr>
                          <w:sdtContent>
                            <w:ins w:author="andualem.walelign@ati.gov.et" w:id="8" w:date="2026-09-24T09:31:52Z">
                              <w:r w:rsidDel="00000000" w:rsidR="00000000" w:rsidRPr="00000000">
                                <w:rPr>
                                  <w:rtl w:val="0"/>
                                </w:rPr>
                              </w:r>
                            </w:ins>
                          </w:sdtContent>
                        </w:sdt>
                        <w:ins w:author="andualem.walelign@ati.gov.et" w:id="8" w:date="2026-09-24T09:31:52Z"/>
                      </w:sdtContent>
                    </w:sdt>
                  </w:p>
                </w:sdtContent>
              </w:sdt>
            </w:tc>
            <w:tc>
              <w:tcPr>
                <w:tcBorders>
                  <w:top w:color="cccccc" w:space="0" w:sz="4" w:val="single"/>
                  <w:left w:color="cccccc" w:space="0" w:sz="4" w:val="single"/>
                  <w:bottom w:color="cccccc" w:space="0" w:sz="4" w:val="single"/>
                  <w:right w:color="cccccc" w:space="0" w:sz="4" w:val="single"/>
                </w:tcBorders>
                <w:tcMar>
                  <w:left w:w="0.0" w:type="dxa"/>
                  <w:right w:w="0.0" w:type="dxa"/>
                </w:tcMar>
              </w:tcPr>
              <w:sdt>
                <w:sdtPr>
                  <w:id w:val="-2051073752"/>
                  <w:tag w:val="goog_rdk_64"/>
                </w:sdtPr>
                <w:sdtContent>
                  <w:p w:rsidR="00000000" w:rsidDel="00000000" w:rsidP="00000000" w:rsidRDefault="00000000" w:rsidRPr="00000000" w14:paraId="000000CA">
                    <w:pPr>
                      <w:spacing w:line="276" w:lineRule="auto"/>
                      <w:rPr>
                        <w:ins w:author="andualem.walelign@ati.gov.et" w:id="8" w:date="2026-09-24T09:31:52Z"/>
                        <w:rFonts w:ascii="Open Sans" w:cs="Open Sans" w:eastAsia="Open Sans" w:hAnsi="Open Sans"/>
                        <w:sz w:val="21"/>
                        <w:szCs w:val="21"/>
                        <w:rPrChange w:author="andualem.walelign@ati.gov.et" w:id="9" w:date="2026-09-24T09:31:52Z">
                          <w:rPr>
                            <w:rFonts w:ascii="Open Sans" w:cs="Open Sans" w:eastAsia="Open Sans" w:hAnsi="Open Sans"/>
                            <w:sz w:val="21"/>
                            <w:szCs w:val="21"/>
                          </w:rPr>
                        </w:rPrChange>
                      </w:rPr>
                    </w:pPr>
                    <w:sdt>
                      <w:sdtPr>
                        <w:id w:val="-643678668"/>
                        <w:tag w:val="goog_rdk_62"/>
                      </w:sdtPr>
                      <w:sdtContent>
                        <w:ins w:author="andualem.walelign@ati.gov.et" w:id="8" w:date="2026-09-24T09:31:52Z"/>
                        <w:sdt>
                          <w:sdtPr>
                            <w:id w:val="1235391695"/>
                            <w:tag w:val="goog_rdk_63"/>
                          </w:sdtPr>
                          <w:sdtContent>
                            <w:ins w:author="andualem.walelign@ati.gov.et" w:id="8" w:date="2026-09-24T09:31:52Z">
                              <w:r w:rsidDel="00000000" w:rsidR="00000000" w:rsidRPr="00000000">
                                <w:rPr>
                                  <w:rtl w:val="0"/>
                                </w:rPr>
                              </w:r>
                            </w:ins>
                          </w:sdtContent>
                        </w:sdt>
                        <w:ins w:author="andualem.walelign@ati.gov.et" w:id="8" w:date="2026-09-24T09:31:52Z"/>
                      </w:sdtContent>
                    </w:sdt>
                  </w:p>
                </w:sdtContent>
              </w:sdt>
            </w:tc>
            <w:tc>
              <w:tcPr>
                <w:tcBorders>
                  <w:top w:color="cccccc" w:space="0" w:sz="4" w:val="single"/>
                  <w:left w:color="cccccc" w:space="0" w:sz="4" w:val="single"/>
                  <w:bottom w:color="cccccc" w:space="0" w:sz="4" w:val="single"/>
                  <w:right w:color="cccccc" w:space="0" w:sz="4" w:val="single"/>
                </w:tcBorders>
                <w:tcMar>
                  <w:left w:w="0.0" w:type="dxa"/>
                  <w:right w:w="0.0" w:type="dxa"/>
                </w:tcMar>
              </w:tcPr>
              <w:sdt>
                <w:sdtPr>
                  <w:id w:val="-559131381"/>
                  <w:tag w:val="goog_rdk_67"/>
                </w:sdtPr>
                <w:sdtContent>
                  <w:p w:rsidR="00000000" w:rsidDel="00000000" w:rsidP="00000000" w:rsidRDefault="00000000" w:rsidRPr="00000000" w14:paraId="000000CB">
                    <w:pPr>
                      <w:spacing w:line="276" w:lineRule="auto"/>
                      <w:jc w:val="both"/>
                      <w:rPr>
                        <w:ins w:author="andualem.walelign@ati.gov.et" w:id="8" w:date="2026-09-24T09:31:52Z"/>
                        <w:rFonts w:ascii="Open Sans" w:cs="Open Sans" w:eastAsia="Open Sans" w:hAnsi="Open Sans"/>
                        <w:sz w:val="21"/>
                        <w:szCs w:val="21"/>
                        <w:rPrChange w:author="andualem.walelign@ati.gov.et" w:id="9" w:date="2026-09-24T09:31:52Z">
                          <w:rPr>
                            <w:rFonts w:ascii="Open Sans" w:cs="Open Sans" w:eastAsia="Open Sans" w:hAnsi="Open Sans"/>
                            <w:sz w:val="21"/>
                            <w:szCs w:val="21"/>
                          </w:rPr>
                        </w:rPrChange>
                      </w:rPr>
                    </w:pPr>
                    <w:sdt>
                      <w:sdtPr>
                        <w:id w:val="-1064673127"/>
                        <w:tag w:val="goog_rdk_65"/>
                      </w:sdtPr>
                      <w:sdtContent>
                        <w:ins w:author="andualem.walelign@ati.gov.et" w:id="8" w:date="2026-09-24T09:31:52Z"/>
                        <w:sdt>
                          <w:sdtPr>
                            <w:id w:val="-1641891698"/>
                            <w:tag w:val="goog_rdk_66"/>
                          </w:sdtPr>
                          <w:sdtContent>
                            <w:ins w:author="andualem.walelign@ati.gov.et" w:id="8" w:date="2026-09-24T09:31:52Z">
                              <w:r w:rsidDel="00000000" w:rsidR="00000000" w:rsidRPr="00000000">
                                <w:rPr>
                                  <w:rtl w:val="0"/>
                                </w:rPr>
                              </w:r>
                            </w:ins>
                          </w:sdtContent>
                        </w:sdt>
                        <w:ins w:author="andualem.walelign@ati.gov.et" w:id="8" w:date="2026-09-24T09:31:52Z"/>
                      </w:sdtContent>
                    </w:sdt>
                  </w:p>
                </w:sdtContent>
              </w:sdt>
            </w:tc>
          </w:tr>
        </w:sdtContent>
      </w:sdt>
      <w:tr>
        <w:trPr>
          <w:cantSplit w:val="0"/>
          <w:tblHeader w:val="0"/>
        </w:trPr>
        <w:tc>
          <w:tcPr>
            <w:tcMar>
              <w:left w:w="0.0" w:type="dxa"/>
              <w:right w:w="0.0" w:type="dxa"/>
            </w:tcMar>
          </w:tcPr>
          <w:p w:rsidR="00000000" w:rsidDel="00000000" w:rsidP="00000000" w:rsidRDefault="00000000" w:rsidRPr="00000000" w14:paraId="000000CC">
            <w:pPr>
              <w:spacing w:after="200" w:line="360"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Development Agent  </w:t>
            </w:r>
          </w:p>
        </w:tc>
        <w:tc>
          <w:tcPr>
            <w:tcMar>
              <w:left w:w="0.0" w:type="dxa"/>
              <w:right w:w="0.0" w:type="dxa"/>
            </w:tcMar>
          </w:tcPr>
          <w:p w:rsidR="00000000" w:rsidDel="00000000" w:rsidP="00000000" w:rsidRDefault="00000000" w:rsidRPr="00000000" w14:paraId="000000CD">
            <w:pPr>
              <w:spacing w:after="200" w:line="360"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End Users</w:t>
            </w:r>
          </w:p>
        </w:tc>
        <w:tc>
          <w:tcPr>
            <w:tcMar>
              <w:left w:w="0.0" w:type="dxa"/>
              <w:right w:w="0.0" w:type="dxa"/>
            </w:tcMar>
          </w:tcPr>
          <w:p w:rsidR="00000000" w:rsidDel="00000000" w:rsidP="00000000" w:rsidRDefault="00000000" w:rsidRPr="00000000" w14:paraId="000000CE">
            <w:pPr>
              <w:spacing w:after="200" w:line="276" w:lineRule="auto"/>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Field data collection via Mobile UI, ODK Forms</w:t>
            </w:r>
          </w:p>
        </w:tc>
        <w:tc>
          <w:tcPr>
            <w:tcMar>
              <w:left w:w="0.0" w:type="dxa"/>
              <w:right w:w="0.0" w:type="dxa"/>
            </w:tcMar>
          </w:tcPr>
          <w:p w:rsidR="00000000" w:rsidDel="00000000" w:rsidP="00000000" w:rsidRDefault="00000000" w:rsidRPr="00000000" w14:paraId="000000CF">
            <w:pPr>
              <w:spacing w:after="200" w:line="360" w:lineRule="auto"/>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High/High</w:t>
            </w:r>
          </w:p>
        </w:tc>
      </w:tr>
    </w:tbl>
    <w:p w:rsidR="00000000" w:rsidDel="00000000" w:rsidP="00000000" w:rsidRDefault="00000000" w:rsidRPr="00000000" w14:paraId="000000D0">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8. Assumptions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Authoritative national sources and ATI shapefile data will be available in formats compatible with the sync and ingestion services.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OpenAgriNet administrators will have valid authentication tokens and appropriate admin or super roles.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PostgreSQL, Keycloak/JWT configuration, AWS deployment environments, and CI/CD secrets will be available per environment.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Approved data sources are API ready with provided API access to the development team and OAN.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In the absence of adequate API access for approved sources, data dumps will be conducted once off and imported directly into the new master data management system.</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sz w:val="21"/>
          <w:szCs w:val="21"/>
          <w:u w:val="none"/>
        </w:rPr>
      </w:pPr>
      <w:r w:rsidDel="00000000" w:rsidR="00000000" w:rsidRPr="00000000">
        <w:rPr>
          <w:rFonts w:ascii="Open Sans" w:cs="Open Sans" w:eastAsia="Open Sans" w:hAnsi="Open Sans"/>
          <w:sz w:val="21"/>
          <w:szCs w:val="21"/>
          <w:rtl w:val="0"/>
        </w:rPr>
        <w:t xml:space="preserve">A key assumption, the deployment is a single standalone instance of the master data management system/ catalogs on a single server location. This implies departments will connect to the same server and data will be stored on the same server for all departments catalogs. No multi instance deployment of the Master Data Management System to various departments.</w:t>
      </w:r>
    </w:p>
    <w:p w:rsidR="00000000" w:rsidDel="00000000" w:rsidP="00000000" w:rsidRDefault="00000000" w:rsidRPr="00000000" w14:paraId="000000D7">
      <w:pPr>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D8">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9. Constraints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Location boundary ingestion depends on ATI-provided shapefile uploads, not a live location endpoint.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Any integration with public catalogue APIs will be unauthenticated and should expose only non-sensitive reference data.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Very large geometry payloads may increase database, API, and network load.</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Rollback for application releases follows the branch-based CI/CD strategy and may require database restore or forward-fix migration if schema changes are destructive.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DE">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10. Risks (High-Level)</w:t>
      </w:r>
      <w:r w:rsidDel="00000000" w:rsidR="00000000" w:rsidRPr="00000000">
        <w:rPr>
          <w:rtl w:val="0"/>
        </w:rPr>
      </w:r>
    </w:p>
    <w:tbl>
      <w:tblPr>
        <w:tblStyle w:val="Table7"/>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1320"/>
        <w:gridCol w:w="990"/>
        <w:gridCol w:w="4965"/>
        <w:tblGridChange w:id="0">
          <w:tblGrid>
            <w:gridCol w:w="2790"/>
            <w:gridCol w:w="1320"/>
            <w:gridCol w:w="990"/>
            <w:gridCol w:w="496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DF">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E0">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Likelihood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E1">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Impact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E2">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Mitigation/Notes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3">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Upstream source unavailable or malformed</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4">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5">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6">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Use bounded timeouts, clear job failure logging, fixtures for testing, and administrator retry.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7">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Approved Data sources are not API ready or have no access to APIs.</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8">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9">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A">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Data dumps of the available data will be conducted and once off imported into the Master Data Management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B">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Large location geometry impacts performance</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C">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D">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Medium</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E">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Apply file and record caps, and consider read caching.</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EF">
            <w:pPr>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Admin token compromise affects data integrity</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0">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Low</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1">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High</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2">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Enforce admin/super roles, secure token handling, HTTPS, and operational </w:t>
            </w:r>
            <w:r w:rsidDel="00000000" w:rsidR="00000000" w:rsidRPr="00000000">
              <w:rPr>
                <w:rFonts w:ascii="Open Sans" w:cs="Open Sans" w:eastAsia="Open Sans" w:hAnsi="Open Sans"/>
                <w:sz w:val="21"/>
                <w:szCs w:val="21"/>
                <w:rtl w:val="0"/>
              </w:rPr>
              <w:t xml:space="preserve">monitoring</w:t>
            </w:r>
            <w:r w:rsidDel="00000000" w:rsidR="00000000" w:rsidRPr="00000000">
              <w:rPr>
                <w:rFonts w:ascii="Open Sans" w:cs="Open Sans" w:eastAsia="Open Sans" w:hAnsi="Open Sans"/>
                <w:sz w:val="21"/>
                <w:szCs w:val="21"/>
                <w:rtl w:val="0"/>
              </w:rPr>
              <w:t xml:space="preserve">.</w:t>
            </w:r>
          </w:p>
        </w:tc>
      </w:tr>
    </w:tbl>
    <w:p w:rsidR="00000000" w:rsidDel="00000000" w:rsidP="00000000" w:rsidRDefault="00000000" w:rsidRPr="00000000" w14:paraId="000000F3">
      <w:pPr>
        <w:pStyle w:val="Heading1"/>
        <w:pBdr>
          <w:bottom w:color="2f5496" w:space="4" w:sz="6" w:val="single"/>
        </w:pBdr>
        <w:spacing w:after="160" w:before="320" w:lineRule="auto"/>
        <w:jc w:val="both"/>
        <w:rPr>
          <w:rFonts w:ascii="Open Sans" w:cs="Open Sans" w:eastAsia="Open Sans" w:hAnsi="Open Sans"/>
          <w:b w:val="1"/>
          <w:bCs w:val="1"/>
          <w:color w:val="2f5496"/>
          <w:sz w:val="24"/>
          <w:szCs w:val="24"/>
        </w:rPr>
      </w:pPr>
      <w:r w:rsidDel="00000000" w:rsidR="00000000" w:rsidRPr="00000000">
        <w:rPr>
          <w:rtl w:val="0"/>
        </w:rPr>
      </w:r>
    </w:p>
    <w:p w:rsidR="00000000" w:rsidDel="00000000" w:rsidP="00000000" w:rsidRDefault="00000000" w:rsidRPr="00000000" w14:paraId="000000F4">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11. Resource Requirement</w:t>
      </w:r>
      <w:r w:rsidDel="00000000" w:rsidR="00000000" w:rsidRPr="00000000">
        <w:rPr>
          <w:rtl w:val="0"/>
        </w:rPr>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8"/>
        <w:gridCol w:w="8062"/>
        <w:tblGridChange w:id="0">
          <w:tblGrid>
            <w:gridCol w:w="2008"/>
            <w:gridCol w:w="8062"/>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F5">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f5496" w:val="clear"/>
            <w:tcMar>
              <w:top w:w="80.0" w:type="dxa"/>
              <w:left w:w="80.0" w:type="dxa"/>
              <w:bottom w:w="80.0" w:type="dxa"/>
              <w:right w:w="80.0" w:type="dxa"/>
            </w:tcMar>
          </w:tcPr>
          <w:p w:rsidR="00000000" w:rsidDel="00000000" w:rsidP="00000000" w:rsidRDefault="00000000" w:rsidRPr="00000000" w14:paraId="000000F6">
            <w:pPr>
              <w:jc w:val="both"/>
              <w:rPr>
                <w:rFonts w:ascii="Open Sans" w:cs="Open Sans" w:eastAsia="Open Sans" w:hAnsi="Open Sans"/>
                <w:sz w:val="21"/>
                <w:szCs w:val="21"/>
              </w:rPr>
            </w:pPr>
            <w:r w:rsidDel="00000000" w:rsidR="00000000" w:rsidRPr="00000000">
              <w:rPr>
                <w:rFonts w:ascii="Open Sans" w:cs="Open Sans" w:eastAsia="Open Sans" w:hAnsi="Open Sans"/>
                <w:b w:val="1"/>
                <w:bCs w:val="1"/>
                <w:color w:val="ffffff"/>
                <w:sz w:val="21"/>
                <w:szCs w:val="21"/>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7">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Personnel</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8">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Backend engineer, frontend engineer, database engineer, DevOps engineer, QA support, product owner, and administrator representatives.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9">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Equipment/Tools</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A">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PostgreSQL, Node/API runtime, React workflow, Keycloak/JWT identity integration, AWS environments, CI/CD pipeline, and API testing tools.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B">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Materials</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C">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MOA crop data, EthioSeed seed variety data, LIS livestock data, MOA Inputs ATI provided shapefiles, API contract, and representative test fixtures.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D">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Vendor/External Support</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E">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Support from data-source owners and ATI administrators for endpoint access, credentials, and schema validation.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0FF">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Other</w:t>
            </w:r>
          </w:p>
        </w:tc>
        <w:tc>
          <w:tcPr>
            <w:tcBorders>
              <w:top w:color="bfbfbf" w:space="0" w:sz="4" w:val="single"/>
              <w:left w:color="bfbfbf" w:space="0" w:sz="4" w:val="single"/>
              <w:bottom w:color="bfbfbf" w:space="0" w:sz="4" w:val="single"/>
              <w:right w:color="bfbfbf" w:space="0" w:sz="4" w:val="single"/>
            </w:tcBorders>
            <w:tcMar>
              <w:top w:w="80.0" w:type="dxa"/>
              <w:left w:w="80.0" w:type="dxa"/>
              <w:bottom w:w="80.0" w:type="dxa"/>
              <w:right w:w="80.0" w:type="dxa"/>
            </w:tcMar>
          </w:tcPr>
          <w:p w:rsidR="00000000" w:rsidDel="00000000" w:rsidP="00000000" w:rsidRDefault="00000000" w:rsidRPr="00000000" w14:paraId="00000100">
            <w:pPr>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Environment configuration, secrets management, deployment approvals, and operational rollback procedures.</w:t>
            </w:r>
          </w:p>
        </w:tc>
      </w:tr>
    </w:tbl>
    <w:p w:rsidR="00000000" w:rsidDel="00000000" w:rsidP="00000000" w:rsidRDefault="00000000" w:rsidRPr="00000000" w14:paraId="00000101">
      <w:pPr>
        <w:pStyle w:val="Heading1"/>
        <w:pBdr>
          <w:bottom w:color="2f5496" w:space="4" w:sz="6" w:val="single"/>
        </w:pBdr>
        <w:spacing w:after="160" w:before="320" w:lineRule="auto"/>
        <w:jc w:val="both"/>
        <w:rPr>
          <w:rFonts w:ascii="Open Sans" w:cs="Open Sans" w:eastAsia="Open Sans" w:hAnsi="Open Sans"/>
          <w:sz w:val="28"/>
          <w:szCs w:val="28"/>
        </w:rPr>
      </w:pPr>
      <w:r w:rsidDel="00000000" w:rsidR="00000000" w:rsidRPr="00000000">
        <w:rPr>
          <w:rFonts w:ascii="Open Sans" w:cs="Open Sans" w:eastAsia="Open Sans" w:hAnsi="Open Sans"/>
          <w:b w:val="1"/>
          <w:bCs w:val="1"/>
          <w:color w:val="2f5496"/>
          <w:sz w:val="24"/>
          <w:szCs w:val="24"/>
          <w:rtl w:val="0"/>
        </w:rPr>
        <w:t xml:space="preserve">12. </w:t>
      </w:r>
      <w:sdt>
        <w:sdtPr>
          <w:id w:val="-123450245"/>
          <w:tag w:val="goog_rdk_68"/>
        </w:sdtPr>
        <w:sdtContent>
          <w:commentRangeStart w:id="12"/>
        </w:sdtContent>
      </w:sdt>
      <w:sdt>
        <w:sdtPr>
          <w:id w:val="496628334"/>
          <w:tag w:val="goog_rdk_69"/>
        </w:sdtPr>
        <w:sdtContent>
          <w:commentRangeStart w:id="13"/>
        </w:sdtContent>
      </w:sdt>
      <w:r w:rsidDel="00000000" w:rsidR="00000000" w:rsidRPr="00000000">
        <w:rPr>
          <w:rFonts w:ascii="Open Sans" w:cs="Open Sans" w:eastAsia="Open Sans" w:hAnsi="Open Sans"/>
          <w:b w:val="1"/>
          <w:bCs w:val="1"/>
          <w:color w:val="2f5496"/>
          <w:sz w:val="24"/>
          <w:szCs w:val="24"/>
          <w:rtl w:val="0"/>
        </w:rPr>
        <w:t xml:space="preserve">Success Criteria</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All catalogues can be listed, searched, paginated, created, updated, deleted by authorized administrators.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Public read-only APIs return active catalogue rows with enforced pagination limits and cache headers.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Repeated sync and push operations are idempotent and do not create duplicate records.(</w:t>
      </w:r>
      <w:r w:rsidDel="00000000" w:rsidR="00000000" w:rsidRPr="00000000">
        <w:rPr>
          <w:rFonts w:ascii="Open Sans" w:cs="Open Sans" w:eastAsia="Open Sans" w:hAnsi="Open Sans"/>
          <w:sz w:val="21"/>
          <w:szCs w:val="21"/>
          <w:rtl w:val="0"/>
        </w:rPr>
        <w:t xml:space="preserve">If Applicable)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Stable OpenAgriNet UUIDs and source keys remain consistent across upstream refreshes.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sz w:val="21"/>
          <w:szCs w:val="21"/>
          <w:rtl w:val="0"/>
        </w:rPr>
        <w:t xml:space="preserve">Available working APIs for internal system data transmission. (Internal Applications such as registries are able to retrieve data from these end points)</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ualem.walelign@ati.gov.et" w:id="6" w:date="2026-09-24T09:05:14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and deliver API specifications, data model/schema documentation, integration guidelines, administrator/user documentation, operational procedures, and relevant SOPs required for sustainable operation and integration of the Master Catalogue.</w:t>
      </w:r>
    </w:p>
  </w:comment>
  <w:comment w:author="andualem.walelign@ati.gov.et" w:id="5" w:date="2026-09-24T08:59:47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 Access Control</w:t>
      </w:r>
    </w:p>
  </w:comment>
  <w:comment w:author="andualem.walelign@ati.gov.et" w:id="7" w:date="2026-09-24T09:20:0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Master Data Migration and Catalogue Loading Completed</w:t>
      </w:r>
    </w:p>
  </w:comment>
  <w:comment w:author="andualem.walelign@ati.gov.et" w:id="12" w:date="2026-09-24T12:51:4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Success Criteria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Catalogue will be considered successfully delivered when the following criteria are met: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Data and Product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agreed master-data domains—Crop, Seed Variety, Livestock, Agricultural Inputs, and Location—are available in the Master Catalogue.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catalogue record has a stable OpenAgriNet identifier/UUID and relevant source identifier where applicable.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and inconsistent master-data records are identified and managed through agreed validation and deduplication rules.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Catalogue records support an appropriate lifecycle, including active, inactive/deprecated, and retired status where applicable.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ownership and domain data stewardship responsibilities are defined and operational.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Authorized users can create, update, review, approve, publish, deactivate, and retire catalogue records according to their assigned roles.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Catalogue changes are auditable, including user, timestamp, action, source, approval status, and relevant previous/new values.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RBAC and organizational/departmental access controls are implemented and successfully tested.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Interoperability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Authorized internal and external systems can retrieve approved Master Catalogue data through documented APIs.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Publication/distribution mechanisms can make approved master-data updates available to identified consuming systems.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APIs support appropriate pagination, search, filtering, authentication/authorization, caching, and error handling.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 ingestion and publication operations are idempotent and do not create duplicate Master Catalogue records.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Stable OpenAgriNet identifiers remain consistent across approved source-data refreshes.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and Administration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functions are restricted to authorized users.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Public/read-only APIs, where applicable, expose only approved non-sensitive reference data.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activities and catalogue changes are logged and traceable.</w:t>
      </w:r>
    </w:p>
  </w:comment>
  <w:comment w:author="andualem.walelign@ati.gov.et" w:id="13" w:date="2026-09-24T12:52:18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Readiness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integration, API, access-control, and functional testing are completed.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UAT is completed and formally approved by ATI.</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specifications, data-model documentation, integration guidance, administrator documentation, and SOPs are completed.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 infrastructure, access controls, backup/recovery, monitoring, and operational procedures are ready for use.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Adoption and Sustainability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priority registries and applications are able to consume standardized Master Catalogue data.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Catalogue provides a reusable reference-data foundation for current and future OpenAgriNet services.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institutional arrangements are established for ongoing product ownership, data stewardship, maintenance, and future expansion of catalogue domains.</w:t>
      </w:r>
    </w:p>
  </w:comment>
  <w:comment w:author="andualem.walelign@ati.gov.et" w:id="10" w:date="2026-09-24T09:32:25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Ministry of Agriculture – Relevant Registry/System Owners</w:t>
      </w:r>
    </w:p>
  </w:comment>
  <w:comment w:author="andualem.walelign@ati.gov.et" w:id="11" w:date="2026-09-24T09:32:5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and Consuming System Stakeholders – Support data mapping, API integration, validation, and controlled consumption of approved master data from the Master Catalogue.</w:t>
      </w:r>
    </w:p>
  </w:comment>
  <w:comment w:author="andualem.walelign@ati.gov.et" w:id="8" w:date="2026-09-24T09:21:04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w:t>
      </w:r>
    </w:p>
  </w:comment>
  <w:comment w:author="andualem.walelign@ati.gov.et" w:id="9" w:date="2026-09-24T09:23:4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Documentation and SOPs Completed</w:t>
      </w:r>
    </w:p>
  </w:comment>
  <w:comment w:author="andualem.walelign@ati.gov.et" w:id="4" w:date="2026-09-24T09:00:17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integration with identified consuming systems</w:t>
      </w:r>
    </w:p>
  </w:comment>
  <w:comment w:author="Blen Gulelat" w:id="1" w:date="2026-09-24T08:15:39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data source</w:t>
      </w:r>
    </w:p>
  </w:comment>
  <w:comment w:author="andualem.walelign@ati.gov.et" w:id="3" w:date="2026-09-24T08:43:35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deactivate</w:t>
      </w:r>
    </w:p>
  </w:comment>
  <w:comment w:author="andualem.walelign@ati.gov.et" w:id="2" w:date="2026-09-24T08:30:34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be included within the scope, as the Master Catalogue should be able to push updates to the Registry and other integrated systems whenever new information or changes are available.</w:t>
      </w:r>
    </w:p>
  </w:comment>
  <w:comment w:author="andualem.walelign@ati.gov.et" w:id="0" w:date="2026-09-24T11:45:4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will establish the OpenAgriNet Master Catalogue as a shared Agri DPI service for managing and distributing authoritative agricultural reference data.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scope covers the following master-data domains: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Variety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Livestock</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Agricultural Inputs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will provide capabilities for master-data ingestion, validation, management, approval, publication, controlled distribution, API-based consumption, access management, audit logging, and catalogue administration.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Catalogue will serve as the authoritative reference-data source for the agreed domains and will provide standardized identifiers, UUIDs, codes, and reference values for use by authorized registries, applications, and digital services.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will support controlled integration with approved source systems and publication of approved master data to authorized consuming systems. Transactional data management and business processes belonging to consuming systems will remain outside the scope.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7" w15:done="0"/>
  <w15:commentEx w15:paraId="00000108" w15:done="0"/>
  <w15:commentEx w15:paraId="00000109" w15:done="0"/>
  <w15:commentEx w15:paraId="00000121" w15:done="0"/>
  <w15:commentEx w15:paraId="0000012A" w15:done="0"/>
  <w15:commentEx w15:paraId="0000012B" w15:done="0"/>
  <w15:commentEx w15:paraId="0000012C" w15:paraIdParent="0000012B" w15:done="0"/>
  <w15:commentEx w15:paraId="0000012D" w15:done="0"/>
  <w15:commentEx w15:paraId="0000012E" w15:done="0"/>
  <w15:commentEx w15:paraId="0000012F" w15:done="0"/>
  <w15:commentEx w15:paraId="00000130" w15:done="0"/>
  <w15:commentEx w15:paraId="00000131" w15:done="0"/>
  <w15:commentEx w15:paraId="00000132" w15:done="0"/>
  <w15:commentEx w15:paraId="000001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Heading7">
    <w:name w:val="heading 7"/>
    <w:basedOn w:val="Normal"/>
    <w:next w:val="Normal"/>
    <w:link w:val="Heading7Char"/>
    <w:uiPriority w:val="9"/>
    <w:semiHidden w:val="1"/>
    <w:unhideWhenUsed w:val="1"/>
    <w:qFormat w:val="1"/>
    <w:rsid w:val="00210D7F"/>
    <w:pPr>
      <w:keepNext w:val="1"/>
      <w:keepLines w:val="1"/>
      <w:spacing w:before="40"/>
      <w:outlineLvl w:val="6"/>
    </w:pPr>
    <w:rPr>
      <w:rFonts w:asciiTheme="majorHAnsi" w:cstheme="majorBidi" w:eastAsiaTheme="majorEastAsia" w:hAnsiTheme="majorHAnsi"/>
      <w:i w:val="1"/>
      <w:iCs w:val="1"/>
      <w:color w:val="0a2f40" w:themeColor="accent1" w:themeShade="00007F"/>
    </w:rPr>
  </w:style>
  <w:style w:type="paragraph" w:styleId="Heading8">
    <w:name w:val="heading 8"/>
    <w:basedOn w:val="Normal"/>
    <w:next w:val="Normal"/>
    <w:link w:val="Heading8Char"/>
    <w:uiPriority w:val="9"/>
    <w:semiHidden w:val="1"/>
    <w:unhideWhenUsed w:val="1"/>
    <w:qFormat w:val="1"/>
    <w:rsid w:val="00210D7F"/>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210D7F"/>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character" w:styleId="BookTitle">
    <w:name w:val="Book Title"/>
    <w:basedOn w:val="DefaultParagraphFont"/>
    <w:uiPriority w:val="33"/>
    <w:qFormat w:val="1"/>
    <w:rsid w:val="00210D7F"/>
    <w:rPr>
      <w:b w:val="1"/>
      <w:bCs w:val="1"/>
      <w:i w:val="1"/>
      <w:iCs w:val="1"/>
      <w:spacing w:val="5"/>
    </w:rPr>
  </w:style>
  <w:style w:type="paragraph" w:styleId="Caption">
    <w:name w:val="caption"/>
    <w:basedOn w:val="Normal"/>
    <w:next w:val="Normal"/>
    <w:uiPriority w:val="35"/>
    <w:semiHidden w:val="1"/>
    <w:unhideWhenUsed w:val="1"/>
    <w:qFormat w:val="1"/>
    <w:rsid w:val="00210D7F"/>
    <w:pPr>
      <w:spacing w:after="200"/>
    </w:pPr>
    <w:rPr>
      <w:i w:val="1"/>
      <w:iCs w:val="1"/>
      <w:color w:val="0e2841" w:themeColor="text2"/>
      <w:sz w:val="18"/>
      <w:szCs w:val="18"/>
    </w:rPr>
  </w:style>
  <w:style w:type="character" w:styleId="Emphasis">
    <w:name w:val="Emphasis"/>
    <w:basedOn w:val="DefaultParagraphFont"/>
    <w:uiPriority w:val="20"/>
    <w:qFormat w:val="1"/>
    <w:rsid w:val="00210D7F"/>
    <w:rPr>
      <w:i w:val="1"/>
      <w:iCs w:val="1"/>
    </w:rPr>
  </w:style>
  <w:style w:type="character" w:styleId="Heading7Char" w:customStyle="1">
    <w:name w:val="Heading 7 Char"/>
    <w:basedOn w:val="DefaultParagraphFont"/>
    <w:link w:val="Heading7"/>
    <w:uiPriority w:val="9"/>
    <w:semiHidden w:val="1"/>
    <w:rsid w:val="00210D7F"/>
    <w:rPr>
      <w:rFonts w:asciiTheme="majorHAnsi" w:cstheme="majorBidi" w:eastAsiaTheme="majorEastAsia" w:hAnsiTheme="majorHAnsi"/>
      <w:i w:val="1"/>
      <w:iCs w:val="1"/>
      <w:color w:val="0a2f40" w:themeColor="accent1" w:themeShade="00007F"/>
    </w:rPr>
  </w:style>
  <w:style w:type="character" w:styleId="Heading8Char" w:customStyle="1">
    <w:name w:val="Heading 8 Char"/>
    <w:basedOn w:val="DefaultParagraphFont"/>
    <w:link w:val="Heading8"/>
    <w:uiPriority w:val="9"/>
    <w:semiHidden w:val="1"/>
    <w:rsid w:val="00210D7F"/>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210D7F"/>
    <w:rPr>
      <w:rFonts w:asciiTheme="majorHAnsi" w:cstheme="majorBidi" w:eastAsiaTheme="majorEastAsia" w:hAnsiTheme="majorHAnsi"/>
      <w:i w:val="1"/>
      <w:iCs w:val="1"/>
      <w:color w:val="272727" w:themeColor="text1" w:themeTint="0000D8"/>
      <w:sz w:val="21"/>
      <w:szCs w:val="21"/>
    </w:rPr>
  </w:style>
  <w:style w:type="character" w:styleId="IntenseEmphasis">
    <w:name w:val="Intense Emphasis"/>
    <w:basedOn w:val="DefaultParagraphFont"/>
    <w:uiPriority w:val="21"/>
    <w:qFormat w:val="1"/>
    <w:rsid w:val="00210D7F"/>
    <w:rPr>
      <w:i w:val="1"/>
      <w:iCs w:val="1"/>
      <w:color w:val="156082" w:themeColor="accent1"/>
    </w:rPr>
  </w:style>
  <w:style w:type="paragraph" w:styleId="IntenseQuote">
    <w:name w:val="Intense Quote"/>
    <w:basedOn w:val="Normal"/>
    <w:next w:val="Normal"/>
    <w:link w:val="IntenseQuoteChar"/>
    <w:uiPriority w:val="30"/>
    <w:qFormat w:val="1"/>
    <w:rsid w:val="00210D7F"/>
    <w:pPr>
      <w:pBdr>
        <w:top w:color="156082" w:space="10" w:sz="4" w:themeColor="accent1" w:val="single"/>
        <w:bottom w:color="156082" w:space="10" w:sz="4" w:themeColor="accent1" w:val="single"/>
      </w:pBdr>
      <w:spacing w:after="360" w:before="360"/>
      <w:ind w:left="864" w:right="864"/>
      <w:jc w:val="center"/>
    </w:pPr>
    <w:rPr>
      <w:i w:val="1"/>
      <w:iCs w:val="1"/>
      <w:color w:val="156082" w:themeColor="accent1"/>
    </w:rPr>
  </w:style>
  <w:style w:type="character" w:styleId="IntenseQuoteChar" w:customStyle="1">
    <w:name w:val="Intense Quote Char"/>
    <w:basedOn w:val="DefaultParagraphFont"/>
    <w:link w:val="IntenseQuote"/>
    <w:uiPriority w:val="30"/>
    <w:rsid w:val="00210D7F"/>
    <w:rPr>
      <w:i w:val="1"/>
      <w:iCs w:val="1"/>
      <w:color w:val="156082" w:themeColor="accent1"/>
    </w:rPr>
  </w:style>
  <w:style w:type="character" w:styleId="IntenseReference">
    <w:name w:val="Intense Reference"/>
    <w:basedOn w:val="DefaultParagraphFont"/>
    <w:uiPriority w:val="32"/>
    <w:qFormat w:val="1"/>
    <w:rsid w:val="00210D7F"/>
    <w:rPr>
      <w:b w:val="1"/>
      <w:bCs w:val="1"/>
      <w:smallCaps w:val="1"/>
      <w:color w:val="156082" w:themeColor="accent1"/>
      <w:spacing w:val="5"/>
    </w:rPr>
  </w:style>
  <w:style w:type="paragraph" w:styleId="NoSpacing">
    <w:name w:val="No Spacing"/>
    <w:uiPriority w:val="1"/>
    <w:qFormat w:val="1"/>
    <w:rsid w:val="00210D7F"/>
  </w:style>
  <w:style w:type="paragraph" w:styleId="Quote">
    <w:name w:val="Quote"/>
    <w:basedOn w:val="Normal"/>
    <w:next w:val="Normal"/>
    <w:link w:val="QuoteChar"/>
    <w:uiPriority w:val="29"/>
    <w:qFormat w:val="1"/>
    <w:rsid w:val="00210D7F"/>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210D7F"/>
    <w:rPr>
      <w:i w:val="1"/>
      <w:iCs w:val="1"/>
      <w:color w:val="404040" w:themeColor="text1" w:themeTint="0000BF"/>
    </w:rPr>
  </w:style>
  <w:style w:type="character" w:styleId="Strong">
    <w:name w:val="Strong"/>
    <w:basedOn w:val="DefaultParagraphFont"/>
    <w:uiPriority w:val="22"/>
    <w:qFormat w:val="1"/>
    <w:rsid w:val="00210D7F"/>
    <w:rPr>
      <w:b w:val="1"/>
      <w:bCs w:val="1"/>
    </w:rPr>
  </w:style>
  <w:style w:type="character" w:styleId="SubtitleChar" w:customStyle="1">
    <w:name w:val="Subtitle Char"/>
    <w:basedOn w:val="DefaultParagraphFont"/>
    <w:link w:val="Subtitle"/>
    <w:uiPriority w:val="11"/>
    <w:rsid w:val="00210D7F"/>
    <w:rPr>
      <w:rFonts w:asciiTheme="minorHAnsi" w:cstheme="minorBidi" w:eastAsiaTheme="minorEastAsia" w:hAnsiTheme="minorHAnsi"/>
      <w:color w:val="5a5a5a" w:themeColor="text1" w:themeTint="0000A5"/>
      <w:spacing w:val="15"/>
      <w:sz w:val="22"/>
      <w:szCs w:val="22"/>
    </w:rPr>
  </w:style>
  <w:style w:type="character" w:styleId="SubtleEmphasis">
    <w:name w:val="Subtle Emphasis"/>
    <w:basedOn w:val="DefaultParagraphFont"/>
    <w:uiPriority w:val="19"/>
    <w:qFormat w:val="1"/>
    <w:rsid w:val="00210D7F"/>
    <w:rPr>
      <w:i w:val="1"/>
      <w:iCs w:val="1"/>
      <w:color w:val="404040" w:themeColor="text1" w:themeTint="0000BF"/>
    </w:rPr>
  </w:style>
  <w:style w:type="character" w:styleId="SubtleReference">
    <w:name w:val="Subtle Reference"/>
    <w:basedOn w:val="DefaultParagraphFont"/>
    <w:uiPriority w:val="31"/>
    <w:qFormat w:val="1"/>
    <w:rsid w:val="00210D7F"/>
    <w:rPr>
      <w:smallCaps w:val="1"/>
      <w:color w:val="5a5a5a" w:themeColor="text1" w:themeTint="0000A5"/>
    </w:rPr>
  </w:style>
  <w:style w:type="paragraph" w:styleId="TOCHeading">
    <w:name w:val="TOC Heading"/>
    <w:basedOn w:val="Heading1"/>
    <w:next w:val="Normal"/>
    <w:uiPriority w:val="39"/>
    <w:semiHidden w:val="1"/>
    <w:unhideWhenUsed w:val="1"/>
    <w:qFormat w:val="1"/>
    <w:rsid w:val="00210D7F"/>
    <w:pPr>
      <w:keepNext w:val="1"/>
      <w:keepLines w:val="1"/>
      <w:spacing w:before="240"/>
      <w:outlineLvl w:val="9"/>
    </w:pPr>
    <w:rPr>
      <w:rFonts w:asciiTheme="majorHAnsi" w:cstheme="majorBidi" w:eastAsiaTheme="majorEastAsia" w:hAnsiTheme="majorHAnsi"/>
      <w:color w:val="0f4761" w:themeColor="accent1" w:themeShade="0000BF"/>
    </w:rPr>
  </w:style>
  <w:style w:type="paragraph" w:styleId="NormalWeb">
    <w:name w:val="Normal (Web)"/>
    <w:basedOn w:val="Normal"/>
    <w:uiPriority w:val="99"/>
    <w:semiHidden w:val="1"/>
    <w:unhideWhenUsed w:val="1"/>
    <w:rsid w:val="00210D7F"/>
    <w:pPr>
      <w:spacing w:after="100" w:afterAutospacing="1" w:before="100" w:beforeAutospacing="1"/>
    </w:pPr>
    <w:rPr>
      <w:rFonts w:ascii="Times New Roman" w:cs="Times New Roman" w:hAnsi="Times New Roman"/>
      <w:sz w:val="24"/>
      <w:szCs w:val="24"/>
      <w:lang w:eastAsia="zh-CN" w:val="en-IN"/>
    </w:rPr>
  </w:style>
  <w:style w:type="table" w:styleId="TableGrid">
    <w:name w:val="Table Grid"/>
    <w:basedOn w:val="TableNormal"/>
    <w:uiPriority w:val="39"/>
    <w:rsid w:val="00210D7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210D7F"/>
    <w:rPr>
      <w:color w:val="2e74b5"/>
      <w:sz w:val="26"/>
      <w:szCs w:val="26"/>
    </w:rPr>
  </w:style>
  <w:style w:type="character" w:styleId="Heading1Char" w:customStyle="1">
    <w:name w:val="Heading 1 Char"/>
    <w:basedOn w:val="DefaultParagraphFont"/>
    <w:link w:val="Heading1"/>
    <w:uiPriority w:val="9"/>
    <w:rsid w:val="00210D7F"/>
    <w:rPr>
      <w:color w:val="2e74b5"/>
      <w:sz w:val="32"/>
      <w:szCs w:val="32"/>
    </w:rPr>
  </w:style>
  <w:style w:type="paragraph" w:styleId="Subtitle">
    <w:name w:val="Subtitle"/>
    <w:basedOn w:val="Normal"/>
    <w:next w:val="Normal"/>
    <w:pPr>
      <w:spacing w:after="160" w:lineRule="auto"/>
    </w:pPr>
    <w:rPr>
      <w:rFonts w:ascii="Aptos" w:cs="Aptos" w:eastAsia="Aptos" w:hAnsi="Aptos"/>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Yq5+igqtrPzrVZFYuoA7ctiiQ==">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2026-08-16T19:10:00Z</dcterms:created>
  <dc:creator>Un-named</dc:creator>
</cp:coreProperties>
</file>